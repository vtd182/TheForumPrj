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6DD" w:rsidRDefault="006C66DD" w:rsidP="006C66DD">
      <w:pPr>
        <w:spacing w:line="360" w:lineRule="auto"/>
        <w:contextualSpacing/>
        <w:jc w:val="both"/>
        <w:outlineLvl w:val="1"/>
        <w:rPr>
          <w:b/>
          <w:bCs/>
          <w:color w:val="000000"/>
          <w:lang w:val="en-US"/>
        </w:rPr>
      </w:pPr>
      <w:r>
        <w:rPr>
          <w:b/>
          <w:bCs/>
          <w:color w:val="000000"/>
          <w:lang w:val="en-US"/>
        </w:rPr>
        <w:t>W</w:t>
      </w:r>
      <w:r w:rsidR="00F06A85">
        <w:rPr>
          <w:b/>
          <w:bCs/>
          <w:color w:val="000000"/>
          <w:lang w:val="en-US"/>
        </w:rPr>
        <w:t>4</w:t>
      </w:r>
      <w:r>
        <w:rPr>
          <w:b/>
          <w:bCs/>
          <w:color w:val="000000"/>
          <w:lang w:val="en-US"/>
        </w:rPr>
        <w:t xml:space="preserve"> (</w:t>
      </w:r>
      <w:r w:rsidR="00A54FD6">
        <w:rPr>
          <w:b/>
          <w:bCs/>
          <w:color w:val="000000"/>
          <w:lang w:val="en-US"/>
        </w:rPr>
        <w:t>Jan</w:t>
      </w:r>
      <w:r>
        <w:rPr>
          <w:b/>
          <w:bCs/>
          <w:color w:val="000000"/>
          <w:lang w:val="en-US"/>
        </w:rPr>
        <w:t xml:space="preserve"> </w:t>
      </w:r>
      <w:r w:rsidR="00A54FD6">
        <w:rPr>
          <w:b/>
          <w:bCs/>
          <w:color w:val="000000"/>
          <w:lang w:val="en-US"/>
        </w:rPr>
        <w:t>19</w:t>
      </w:r>
      <w:r>
        <w:rPr>
          <w:b/>
          <w:bCs/>
          <w:color w:val="000000"/>
          <w:lang w:val="en-US"/>
        </w:rPr>
        <w:t>-2</w:t>
      </w:r>
      <w:r w:rsidR="00A54FD6">
        <w:rPr>
          <w:b/>
          <w:bCs/>
          <w:color w:val="000000"/>
          <w:lang w:val="en-US"/>
        </w:rPr>
        <w:t>5</w:t>
      </w:r>
      <w:r>
        <w:rPr>
          <w:b/>
          <w:bCs/>
          <w:color w:val="000000"/>
          <w:lang w:val="en-US"/>
        </w:rPr>
        <w:t>): Writing</w:t>
      </w:r>
    </w:p>
    <w:p w:rsidR="006C66DD" w:rsidRDefault="00445C0F" w:rsidP="006C66DD">
      <w:pPr>
        <w:spacing w:line="360" w:lineRule="auto"/>
        <w:contextualSpacing/>
        <w:jc w:val="both"/>
        <w:outlineLvl w:val="1"/>
        <w:rPr>
          <w:b/>
          <w:bCs/>
          <w:color w:val="000000"/>
          <w:lang w:val="en-US"/>
        </w:rPr>
      </w:pPr>
      <w:r>
        <w:rPr>
          <w:noProof/>
        </w:rPr>
        <w:pict>
          <v:rect id="_x0000_i1041" alt="" style="width:468pt;height:.05pt;mso-width-percent:0;mso-height-percent:0;mso-width-percent:0;mso-height-percent:0" o:hralign="center" o:hrstd="t" o:hr="t" fillcolor="#a0a0a0" stroked="f"/>
        </w:pict>
      </w:r>
    </w:p>
    <w:p w:rsidR="006C66DD" w:rsidRPr="00202B45" w:rsidRDefault="00A54FD6" w:rsidP="006C66DD">
      <w:pPr>
        <w:spacing w:line="360" w:lineRule="auto"/>
        <w:contextualSpacing/>
        <w:jc w:val="both"/>
        <w:outlineLvl w:val="1"/>
        <w:rPr>
          <w:b/>
          <w:bCs/>
          <w:color w:val="000000"/>
          <w:lang w:val="vi-VN"/>
        </w:rPr>
      </w:pPr>
      <w:r w:rsidRPr="00A54FD6">
        <w:rPr>
          <w:b/>
          <w:bCs/>
          <w:color w:val="000000"/>
          <w:lang w:val="vi-VN"/>
        </w:rPr>
        <w:t>Some people do not go directly to college but travel or work for a short time. Do you think the advantages outweigh the disadvantages?</w:t>
      </w:r>
    </w:p>
    <w:p w:rsidR="00A54FD6" w:rsidRPr="00A54FD6" w:rsidRDefault="00445C0F" w:rsidP="00A54FD6">
      <w:pPr>
        <w:spacing w:line="360" w:lineRule="auto"/>
        <w:contextualSpacing/>
        <w:jc w:val="both"/>
        <w:outlineLvl w:val="1"/>
        <w:rPr>
          <w:b/>
          <w:bCs/>
          <w:color w:val="000000"/>
          <w:lang w:val="en-US"/>
        </w:rPr>
      </w:pPr>
      <w:r>
        <w:rPr>
          <w:noProof/>
        </w:rPr>
        <w:pict>
          <v:rect id="_x0000_i1040" alt="" style="width:468pt;height:.05pt;mso-width-percent:0;mso-height-percent:0;mso-width-percent:0;mso-height-percent:0" o:hralign="center" o:hrstd="t" o:hr="t" fillcolor="#a0a0a0" stroked="f"/>
        </w:pict>
      </w:r>
    </w:p>
    <w:p w:rsidR="00A54FD6" w:rsidRPr="00A54FD6" w:rsidRDefault="00A54FD6" w:rsidP="00A54FD6">
      <w:pPr>
        <w:pStyle w:val="Heading2"/>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t>Phần I: Xây dựng nền tảng tư duy và chiến lược</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color w:val="000000"/>
        </w:rPr>
        <w:t>Trước khi viết, chúng ta cần hiểu rõ đề bài và sắp xếp ý tưởng để không bị rối. Với Band 4.0-4.5, sự rõ ràng là quan trọng nhất.</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1. Bước 1: Giải mã Đề bài (Decoding the Prompt)</w:t>
      </w:r>
    </w:p>
    <w:p w:rsidR="00A54FD6" w:rsidRPr="00A54FD6" w:rsidRDefault="00A54FD6" w:rsidP="00A54FD6">
      <w:pPr>
        <w:numPr>
          <w:ilvl w:val="0"/>
          <w:numId w:val="154"/>
        </w:numPr>
        <w:spacing w:line="360" w:lineRule="auto"/>
        <w:contextualSpacing/>
        <w:jc w:val="both"/>
        <w:rPr>
          <w:color w:val="000000"/>
        </w:rPr>
      </w:pPr>
      <w:r w:rsidRPr="00A54FD6">
        <w:rPr>
          <w:rStyle w:val="Strong"/>
          <w:rFonts w:eastAsiaTheme="majorEastAsia"/>
          <w:color w:val="000000"/>
        </w:rPr>
        <w:t>Chủ đề cốt lõi:</w:t>
      </w:r>
      <w:r w:rsidRPr="00A54FD6">
        <w:rPr>
          <w:rStyle w:val="apple-converted-space"/>
          <w:rFonts w:eastAsiaTheme="majorEastAsia"/>
          <w:color w:val="000000"/>
        </w:rPr>
        <w:t> </w:t>
      </w:r>
      <w:r w:rsidRPr="00A54FD6">
        <w:rPr>
          <w:color w:val="000000"/>
        </w:rPr>
        <w:t>Việc học sinh không vào đại học ngay mà dành thời gian đi du lịch hoặc làm việc (thường gọi là "Gap Year").</w:t>
      </w:r>
    </w:p>
    <w:p w:rsidR="00A54FD6" w:rsidRPr="00A54FD6" w:rsidRDefault="00A54FD6" w:rsidP="00A54FD6">
      <w:pPr>
        <w:numPr>
          <w:ilvl w:val="0"/>
          <w:numId w:val="154"/>
        </w:numPr>
        <w:spacing w:line="360" w:lineRule="auto"/>
        <w:contextualSpacing/>
        <w:jc w:val="both"/>
        <w:rPr>
          <w:color w:val="000000"/>
        </w:rPr>
      </w:pPr>
      <w:r w:rsidRPr="00A54FD6">
        <w:rPr>
          <w:rStyle w:val="Strong"/>
          <w:rFonts w:eastAsiaTheme="majorEastAsia"/>
          <w:color w:val="000000"/>
        </w:rPr>
        <w:t>Yêu cầu nhiệm vụ:</w:t>
      </w:r>
      <w:r w:rsidRPr="00A54FD6">
        <w:rPr>
          <w:rStyle w:val="apple-converted-space"/>
          <w:rFonts w:eastAsiaTheme="majorEastAsia"/>
          <w:color w:val="000000"/>
        </w:rPr>
        <w:t> </w:t>
      </w:r>
      <w:r w:rsidRPr="00A54FD6">
        <w:rPr>
          <w:color w:val="000000"/>
        </w:rPr>
        <w:t>Câu hỏi "Do you think the advantages outweigh the disadvantages?" yêu cầu bạn so sánh Lợi ích và Tác hại. Bạn cần quyết định xem cái nào lớn hơn.</w:t>
      </w:r>
    </w:p>
    <w:p w:rsidR="00A54FD6" w:rsidRPr="00A54FD6" w:rsidRDefault="00A54FD6" w:rsidP="00A54FD6">
      <w:pPr>
        <w:numPr>
          <w:ilvl w:val="0"/>
          <w:numId w:val="154"/>
        </w:numPr>
        <w:spacing w:line="360" w:lineRule="auto"/>
        <w:contextualSpacing/>
        <w:jc w:val="both"/>
        <w:rPr>
          <w:color w:val="000000"/>
        </w:rPr>
      </w:pPr>
      <w:r w:rsidRPr="00A54FD6">
        <w:rPr>
          <w:rStyle w:val="Strong"/>
          <w:rFonts w:eastAsiaTheme="majorEastAsia"/>
          <w:color w:val="000000"/>
        </w:rPr>
        <w:t>Định hướng chiến lược:</w:t>
      </w:r>
      <w:r w:rsidRPr="00A54FD6">
        <w:rPr>
          <w:rStyle w:val="apple-converted-space"/>
          <w:rFonts w:eastAsiaTheme="majorEastAsia"/>
          <w:color w:val="000000"/>
        </w:rPr>
        <w:t> </w:t>
      </w:r>
      <w:r w:rsidRPr="00A54FD6">
        <w:rPr>
          <w:color w:val="000000"/>
        </w:rPr>
        <w:t>Với trình độ này, bạn nên chọn quan điểm rõ ràng:</w:t>
      </w:r>
      <w:r w:rsidRPr="00A54FD6">
        <w:rPr>
          <w:rStyle w:val="apple-converted-space"/>
          <w:rFonts w:eastAsiaTheme="majorEastAsia"/>
          <w:color w:val="000000"/>
        </w:rPr>
        <w:t> </w:t>
      </w:r>
      <w:r w:rsidRPr="00A54FD6">
        <w:rPr>
          <w:rStyle w:val="Strong"/>
          <w:rFonts w:eastAsiaTheme="majorEastAsia"/>
          <w:color w:val="000000"/>
        </w:rPr>
        <w:t>"Lợi ích nhiều hơn Tác hại"</w:t>
      </w:r>
      <w:r w:rsidRPr="00A54FD6">
        <w:rPr>
          <w:color w:val="000000"/>
        </w:rPr>
        <w:t>. Điều này giúp bạn dễ viết hơn vì có nhiều ý tưởng tích cực để nói về trải nghiệm và kiếm tiền.</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2. Bước 2: Quy trình Tìm ý (Brainstorming)</w:t>
      </w:r>
    </w:p>
    <w:p w:rsidR="00A54FD6" w:rsidRPr="00A54FD6" w:rsidRDefault="00A54FD6" w:rsidP="00A54FD6">
      <w:pPr>
        <w:numPr>
          <w:ilvl w:val="0"/>
          <w:numId w:val="155"/>
        </w:numPr>
        <w:spacing w:line="360" w:lineRule="auto"/>
        <w:contextualSpacing/>
        <w:jc w:val="both"/>
        <w:rPr>
          <w:color w:val="000000"/>
        </w:rPr>
      </w:pPr>
      <w:r w:rsidRPr="00A54FD6">
        <w:rPr>
          <w:rStyle w:val="Strong"/>
          <w:rFonts w:eastAsiaTheme="majorEastAsia"/>
          <w:color w:val="000000"/>
        </w:rPr>
        <w:t>Xác định Từ khóa:</w:t>
      </w:r>
      <w:r w:rsidRPr="00A54FD6">
        <w:rPr>
          <w:rStyle w:val="apple-converted-space"/>
          <w:rFonts w:eastAsiaTheme="majorEastAsia"/>
          <w:color w:val="000000"/>
        </w:rPr>
        <w:t> </w:t>
      </w:r>
      <w:r w:rsidRPr="00A54FD6">
        <w:rPr>
          <w:color w:val="000000"/>
        </w:rPr>
        <w:t>College/University (Đại học), Work (Làm việc), Travel (Du lịch), Experience (Kinh nghiệm), Money (Tiền).</w:t>
      </w:r>
    </w:p>
    <w:p w:rsidR="00A54FD6" w:rsidRPr="00A54FD6" w:rsidRDefault="00A54FD6" w:rsidP="00A54FD6">
      <w:pPr>
        <w:numPr>
          <w:ilvl w:val="0"/>
          <w:numId w:val="155"/>
        </w:numPr>
        <w:spacing w:line="360" w:lineRule="auto"/>
        <w:contextualSpacing/>
        <w:jc w:val="both"/>
        <w:rPr>
          <w:color w:val="000000"/>
        </w:rPr>
      </w:pPr>
      <w:r w:rsidRPr="00A54FD6">
        <w:rPr>
          <w:rStyle w:val="Strong"/>
          <w:rFonts w:eastAsiaTheme="majorEastAsia"/>
          <w:color w:val="000000"/>
        </w:rPr>
        <w:t>Phát triển Ý tưởng:</w:t>
      </w:r>
    </w:p>
    <w:p w:rsidR="00A54FD6" w:rsidRPr="00A54FD6" w:rsidRDefault="00A54FD6" w:rsidP="00A54FD6">
      <w:pPr>
        <w:numPr>
          <w:ilvl w:val="1"/>
          <w:numId w:val="155"/>
        </w:numPr>
        <w:spacing w:line="360" w:lineRule="auto"/>
        <w:contextualSpacing/>
        <w:jc w:val="both"/>
        <w:rPr>
          <w:color w:val="000000"/>
        </w:rPr>
      </w:pPr>
      <w:r w:rsidRPr="00A54FD6">
        <w:rPr>
          <w:rStyle w:val="Emphasis"/>
          <w:rFonts w:eastAsiaTheme="majorEastAsia"/>
          <w:color w:val="000000"/>
        </w:rPr>
        <w:t>Lợi ích (Advantages):</w:t>
      </w:r>
      <w:r w:rsidRPr="00A54FD6">
        <w:rPr>
          <w:rStyle w:val="apple-converted-space"/>
          <w:rFonts w:eastAsiaTheme="majorEastAsia"/>
          <w:color w:val="000000"/>
        </w:rPr>
        <w:t> </w:t>
      </w:r>
      <w:r w:rsidRPr="00A54FD6">
        <w:rPr>
          <w:color w:val="000000"/>
        </w:rPr>
        <w:t>Kiếm tiền đóng học phí, học kỹ năng mềm (giao tiếp, tự lập), xả hơi sau 12 năm học phổ thông.</w:t>
      </w:r>
    </w:p>
    <w:p w:rsidR="00A54FD6" w:rsidRPr="00A54FD6" w:rsidRDefault="00A54FD6" w:rsidP="00A54FD6">
      <w:pPr>
        <w:numPr>
          <w:ilvl w:val="1"/>
          <w:numId w:val="155"/>
        </w:numPr>
        <w:spacing w:line="360" w:lineRule="auto"/>
        <w:contextualSpacing/>
        <w:jc w:val="both"/>
        <w:rPr>
          <w:color w:val="000000"/>
        </w:rPr>
      </w:pPr>
      <w:r w:rsidRPr="00A54FD6">
        <w:rPr>
          <w:rStyle w:val="Emphasis"/>
          <w:rFonts w:eastAsiaTheme="majorEastAsia"/>
          <w:color w:val="000000"/>
        </w:rPr>
        <w:t>Tác hại (Disadvantages):</w:t>
      </w:r>
      <w:r w:rsidRPr="00A54FD6">
        <w:rPr>
          <w:rStyle w:val="apple-converted-space"/>
          <w:rFonts w:eastAsiaTheme="majorEastAsia"/>
          <w:color w:val="000000"/>
        </w:rPr>
        <w:t> </w:t>
      </w:r>
      <w:r w:rsidRPr="00A54FD6">
        <w:rPr>
          <w:color w:val="000000"/>
        </w:rPr>
        <w:t>Quên kiến thức, ra trường muộn hơn bạn bè, tốn tiền (nếu đi du lịch nhiều).</w:t>
      </w:r>
    </w:p>
    <w:p w:rsidR="00A54FD6" w:rsidRPr="00A54FD6" w:rsidRDefault="00A54FD6" w:rsidP="00A54FD6">
      <w:pPr>
        <w:numPr>
          <w:ilvl w:val="0"/>
          <w:numId w:val="155"/>
        </w:numPr>
        <w:spacing w:line="360" w:lineRule="auto"/>
        <w:contextualSpacing/>
        <w:jc w:val="both"/>
        <w:rPr>
          <w:color w:val="000000"/>
        </w:rPr>
      </w:pPr>
      <w:r w:rsidRPr="00A54FD6">
        <w:rPr>
          <w:rStyle w:val="Strong"/>
          <w:rFonts w:eastAsiaTheme="majorEastAsia"/>
          <w:color w:val="000000"/>
        </w:rPr>
        <w:t>Sàng lọc Luận điểm:</w:t>
      </w:r>
      <w:r w:rsidRPr="00A54FD6">
        <w:rPr>
          <w:rStyle w:val="apple-converted-space"/>
          <w:rFonts w:eastAsiaTheme="majorEastAsia"/>
          <w:color w:val="000000"/>
        </w:rPr>
        <w:t> </w:t>
      </w:r>
      <w:r w:rsidRPr="00A54FD6">
        <w:rPr>
          <w:color w:val="000000"/>
        </w:rPr>
        <w:t>Bài viết sẽ tập trung vào 2 ý chính:</w:t>
      </w:r>
    </w:p>
    <w:p w:rsidR="00A54FD6" w:rsidRPr="00A54FD6" w:rsidRDefault="00A54FD6" w:rsidP="00A54FD6">
      <w:pPr>
        <w:numPr>
          <w:ilvl w:val="1"/>
          <w:numId w:val="156"/>
        </w:numPr>
        <w:spacing w:line="360" w:lineRule="auto"/>
        <w:ind w:left="1440" w:hanging="360"/>
        <w:contextualSpacing/>
        <w:jc w:val="both"/>
        <w:rPr>
          <w:color w:val="000000"/>
        </w:rPr>
      </w:pPr>
      <w:r w:rsidRPr="00A54FD6">
        <w:rPr>
          <w:rStyle w:val="Strong"/>
          <w:rFonts w:eastAsiaTheme="majorEastAsia"/>
          <w:color w:val="000000"/>
        </w:rPr>
        <w:t>Tác hại:</w:t>
      </w:r>
      <w:r w:rsidRPr="00A54FD6">
        <w:rPr>
          <w:rStyle w:val="apple-converted-space"/>
          <w:rFonts w:eastAsiaTheme="majorEastAsia"/>
          <w:color w:val="000000"/>
        </w:rPr>
        <w:t> </w:t>
      </w:r>
      <w:r w:rsidRPr="00A54FD6">
        <w:rPr>
          <w:color w:val="000000"/>
        </w:rPr>
        <w:t>Có thể làm mất thói quen học tập.</w:t>
      </w:r>
    </w:p>
    <w:p w:rsidR="00A54FD6" w:rsidRPr="00A54FD6" w:rsidRDefault="00A54FD6" w:rsidP="00A54FD6">
      <w:pPr>
        <w:numPr>
          <w:ilvl w:val="1"/>
          <w:numId w:val="156"/>
        </w:numPr>
        <w:spacing w:line="360" w:lineRule="auto"/>
        <w:ind w:left="1440" w:hanging="360"/>
        <w:contextualSpacing/>
        <w:jc w:val="both"/>
        <w:rPr>
          <w:color w:val="000000"/>
        </w:rPr>
      </w:pPr>
      <w:r w:rsidRPr="00A54FD6">
        <w:rPr>
          <w:rStyle w:val="Strong"/>
          <w:rFonts w:eastAsiaTheme="majorEastAsia"/>
          <w:color w:val="000000"/>
        </w:rPr>
        <w:t>Lợi ích (Quan trọng hơn):</w:t>
      </w:r>
      <w:r w:rsidRPr="00A54FD6">
        <w:rPr>
          <w:rStyle w:val="apple-converted-space"/>
          <w:rFonts w:eastAsiaTheme="majorEastAsia"/>
          <w:color w:val="000000"/>
        </w:rPr>
        <w:t> </w:t>
      </w:r>
      <w:r w:rsidRPr="00A54FD6">
        <w:rPr>
          <w:color w:val="000000"/>
        </w:rPr>
        <w:t>Giúp trưởng thành hơn và hiểu giá trị đồng tiền.</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Kĩ thuật mở rộng ý tưởng (Idea Development tips)</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color w:val="000000"/>
        </w:rPr>
        <w:t>Để viết câu dài hơn và hay hơn, hãy dùng các cách sau:</w:t>
      </w:r>
    </w:p>
    <w:p w:rsidR="00A54FD6" w:rsidRPr="00A54FD6" w:rsidRDefault="00A54FD6" w:rsidP="00A54FD6">
      <w:pPr>
        <w:numPr>
          <w:ilvl w:val="0"/>
          <w:numId w:val="157"/>
        </w:numPr>
        <w:spacing w:line="360" w:lineRule="auto"/>
        <w:contextualSpacing/>
        <w:jc w:val="both"/>
        <w:rPr>
          <w:color w:val="000000"/>
        </w:rPr>
      </w:pPr>
      <w:r w:rsidRPr="00A54FD6">
        <w:rPr>
          <w:rStyle w:val="Strong"/>
          <w:rFonts w:eastAsiaTheme="majorEastAsia"/>
          <w:color w:val="000000"/>
        </w:rPr>
        <w:t>Phương pháp So sánh (Contrast):</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t>Ý tưởng:</w:t>
      </w:r>
      <w:r w:rsidRPr="00A54FD6">
        <w:rPr>
          <w:rStyle w:val="apple-converted-space"/>
          <w:rFonts w:eastAsiaTheme="majorEastAsia"/>
          <w:color w:val="000000"/>
        </w:rPr>
        <w:t> </w:t>
      </w:r>
      <w:r w:rsidRPr="00A54FD6">
        <w:rPr>
          <w:color w:val="000000"/>
        </w:rPr>
        <w:t>Đi làm giúp trưởng thành hơn.</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lastRenderedPageBreak/>
        <w:t>Viết:</w:t>
      </w:r>
      <w:r w:rsidRPr="00A54FD6">
        <w:rPr>
          <w:rStyle w:val="apple-converted-space"/>
          <w:rFonts w:eastAsiaTheme="majorEastAsia"/>
          <w:color w:val="000000"/>
        </w:rPr>
        <w:t> </w:t>
      </w:r>
      <w:r w:rsidRPr="00A54FD6">
        <w:rPr>
          <w:color w:val="000000"/>
        </w:rPr>
        <w:t>Học sinh ở trường chỉ biết lý thuyết, NHƯNG học sinh đi làm sẽ hiểu thực tế cuộc sống.</w:t>
      </w:r>
    </w:p>
    <w:p w:rsidR="00A54FD6" w:rsidRPr="00A54FD6" w:rsidRDefault="00A54FD6" w:rsidP="00A54FD6">
      <w:pPr>
        <w:numPr>
          <w:ilvl w:val="0"/>
          <w:numId w:val="157"/>
        </w:numPr>
        <w:spacing w:line="360" w:lineRule="auto"/>
        <w:contextualSpacing/>
        <w:jc w:val="both"/>
        <w:rPr>
          <w:color w:val="000000"/>
        </w:rPr>
      </w:pPr>
      <w:r w:rsidRPr="00A54FD6">
        <w:rPr>
          <w:rStyle w:val="Strong"/>
          <w:rFonts w:eastAsiaTheme="majorEastAsia"/>
          <w:color w:val="000000"/>
        </w:rPr>
        <w:t>Liên hệ Thực tế (Real-world Connection):</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t>Ý tưởng:</w:t>
      </w:r>
      <w:r w:rsidRPr="00A54FD6">
        <w:rPr>
          <w:rStyle w:val="apple-converted-space"/>
          <w:rFonts w:eastAsiaTheme="majorEastAsia"/>
          <w:color w:val="000000"/>
        </w:rPr>
        <w:t> </w:t>
      </w:r>
      <w:r w:rsidRPr="00A54FD6">
        <w:rPr>
          <w:color w:val="000000"/>
        </w:rPr>
        <w:t>Kiếm tiền là tốt.</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t>Viết:</w:t>
      </w:r>
      <w:r w:rsidRPr="00A54FD6">
        <w:rPr>
          <w:rStyle w:val="apple-converted-space"/>
          <w:rFonts w:eastAsiaTheme="majorEastAsia"/>
          <w:color w:val="000000"/>
        </w:rPr>
        <w:t> </w:t>
      </w:r>
      <w:r w:rsidRPr="00A54FD6">
        <w:rPr>
          <w:color w:val="000000"/>
        </w:rPr>
        <w:t>Nhiều sinh viên nghèo phải đi làm 1 năm để tiết kiệm tiền trả học phí đại học.</w:t>
      </w:r>
    </w:p>
    <w:p w:rsidR="00A54FD6" w:rsidRPr="00A54FD6" w:rsidRDefault="00A54FD6" w:rsidP="00A54FD6">
      <w:pPr>
        <w:numPr>
          <w:ilvl w:val="0"/>
          <w:numId w:val="157"/>
        </w:numPr>
        <w:spacing w:line="360" w:lineRule="auto"/>
        <w:contextualSpacing/>
        <w:jc w:val="both"/>
        <w:rPr>
          <w:color w:val="000000"/>
        </w:rPr>
      </w:pPr>
      <w:r w:rsidRPr="00A54FD6">
        <w:rPr>
          <w:rStyle w:val="Strong"/>
          <w:rFonts w:eastAsiaTheme="majorEastAsia"/>
          <w:color w:val="000000"/>
        </w:rPr>
        <w:t>Giả định "Nếu - Thì" (Hypothetical Scenarios):</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t>Ý tưởng:</w:t>
      </w:r>
      <w:r w:rsidRPr="00A54FD6">
        <w:rPr>
          <w:rStyle w:val="apple-converted-space"/>
          <w:rFonts w:eastAsiaTheme="majorEastAsia"/>
          <w:color w:val="000000"/>
        </w:rPr>
        <w:t> </w:t>
      </w:r>
      <w:r w:rsidRPr="00A54FD6">
        <w:rPr>
          <w:color w:val="000000"/>
        </w:rPr>
        <w:t>Nếu không đi làm trước.</w:t>
      </w:r>
    </w:p>
    <w:p w:rsidR="00A54FD6" w:rsidRPr="00A54FD6" w:rsidRDefault="00A54FD6" w:rsidP="00A54FD6">
      <w:pPr>
        <w:numPr>
          <w:ilvl w:val="1"/>
          <w:numId w:val="157"/>
        </w:numPr>
        <w:spacing w:line="360" w:lineRule="auto"/>
        <w:contextualSpacing/>
        <w:jc w:val="both"/>
        <w:rPr>
          <w:color w:val="000000"/>
        </w:rPr>
      </w:pPr>
      <w:r w:rsidRPr="00A54FD6">
        <w:rPr>
          <w:rStyle w:val="Emphasis"/>
          <w:rFonts w:eastAsiaTheme="majorEastAsia"/>
          <w:color w:val="000000"/>
        </w:rPr>
        <w:t>Viết:</w:t>
      </w:r>
      <w:r w:rsidRPr="00A54FD6">
        <w:rPr>
          <w:rStyle w:val="apple-converted-space"/>
          <w:rFonts w:eastAsiaTheme="majorEastAsia"/>
          <w:color w:val="000000"/>
        </w:rPr>
        <w:t> </w:t>
      </w:r>
      <w:r w:rsidRPr="00A54FD6">
        <w:rPr>
          <w:color w:val="000000"/>
        </w:rPr>
        <w:t>Nếu sinh viên vào đại học ngay lập tức, họ có thể cảm thấy mệt mỏi và không biết mình thực sự thích gì.</w:t>
      </w:r>
    </w:p>
    <w:p w:rsidR="00A54FD6" w:rsidRPr="00A54FD6" w:rsidRDefault="00445C0F" w:rsidP="00A54FD6">
      <w:pPr>
        <w:spacing w:line="360" w:lineRule="auto"/>
        <w:contextualSpacing/>
        <w:jc w:val="both"/>
      </w:pPr>
      <w:r>
        <w:rPr>
          <w:noProof/>
        </w:rPr>
        <w:pict>
          <v:rect id="_x0000_i1039" alt="" style="width:468pt;height:.05pt;mso-width-percent:0;mso-height-percent:0;mso-width-percent:0;mso-height-percent:0" o:hralign="center" o:hrstd="t" o:hr="t" fillcolor="#a0a0a0" stroked="f"/>
        </w:pict>
      </w:r>
    </w:p>
    <w:p w:rsidR="00A54FD6" w:rsidRPr="00A54FD6" w:rsidRDefault="00A54FD6" w:rsidP="00A54FD6">
      <w:pPr>
        <w:pStyle w:val="Heading3"/>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t>A. Phân tích Tác hại (Disadvantages - Yếu tố tiêu cực)</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Emphasis"/>
          <w:rFonts w:eastAsiaTheme="majorEastAsia"/>
          <w:color w:val="000000"/>
        </w:rPr>
        <w:t>Đây là phần chúng ta thừa nhận nhưng sẽ cho là nhỏ hơn lợi ích.</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Strong"/>
          <w:rFonts w:eastAsiaTheme="majorEastAsia"/>
          <w:color w:val="000000"/>
        </w:rPr>
        <w:t>1. Mất thói quen học tập (Loss of study habits)</w:t>
      </w:r>
    </w:p>
    <w:p w:rsidR="00A54FD6" w:rsidRPr="00A54FD6" w:rsidRDefault="00A54FD6" w:rsidP="00A54FD6">
      <w:pPr>
        <w:numPr>
          <w:ilvl w:val="0"/>
          <w:numId w:val="158"/>
        </w:numPr>
        <w:spacing w:line="360" w:lineRule="auto"/>
        <w:contextualSpacing/>
        <w:jc w:val="both"/>
        <w:rPr>
          <w:color w:val="000000"/>
        </w:rPr>
      </w:pPr>
      <w:r w:rsidRPr="00A54FD6">
        <w:rPr>
          <w:rStyle w:val="Strong"/>
          <w:rFonts w:eastAsiaTheme="majorEastAsia"/>
          <w:color w:val="000000"/>
        </w:rPr>
        <w:t>Lập luận:</w:t>
      </w:r>
      <w:r w:rsidRPr="00A54FD6">
        <w:rPr>
          <w:rStyle w:val="apple-converted-space"/>
          <w:rFonts w:eastAsiaTheme="majorEastAsia"/>
          <w:color w:val="000000"/>
        </w:rPr>
        <w:t> </w:t>
      </w:r>
      <w:r w:rsidRPr="00A54FD6">
        <w:rPr>
          <w:color w:val="000000"/>
        </w:rPr>
        <w:t>Sau một năm chỉ làm việc hoặc chơi, quay lại bàn học sẽ rất khó khăn.</w:t>
      </w:r>
    </w:p>
    <w:p w:rsidR="00A54FD6" w:rsidRPr="00A54FD6" w:rsidRDefault="00A54FD6" w:rsidP="00A54FD6">
      <w:pPr>
        <w:numPr>
          <w:ilvl w:val="0"/>
          <w:numId w:val="158"/>
        </w:numPr>
        <w:spacing w:line="360" w:lineRule="auto"/>
        <w:contextualSpacing/>
        <w:jc w:val="both"/>
        <w:rPr>
          <w:color w:val="000000"/>
        </w:rPr>
      </w:pPr>
      <w:r w:rsidRPr="00A54FD6">
        <w:rPr>
          <w:rStyle w:val="Strong"/>
          <w:rFonts w:eastAsiaTheme="majorEastAsia"/>
          <w:color w:val="000000"/>
        </w:rPr>
        <w:t>Dẫn chứng/Giải thích:</w:t>
      </w:r>
      <w:r w:rsidRPr="00A54FD6">
        <w:rPr>
          <w:rStyle w:val="apple-converted-space"/>
          <w:rFonts w:eastAsiaTheme="majorEastAsia"/>
          <w:color w:val="000000"/>
        </w:rPr>
        <w:t> </w:t>
      </w:r>
      <w:r w:rsidRPr="00A54FD6">
        <w:rPr>
          <w:color w:val="000000"/>
        </w:rPr>
        <w:t>Học sinh có thể thấy sách vở nhàm chán so với việc kiếm ra tiền hoặc đi chơi. Điều này làm giảm động lực học tập.</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Strong"/>
          <w:rFonts w:eastAsiaTheme="majorEastAsia"/>
          <w:color w:val="000000"/>
        </w:rPr>
        <w:t>2. Ra trường muộn hơn (Delay in graduation)</w:t>
      </w:r>
    </w:p>
    <w:p w:rsidR="00A54FD6" w:rsidRPr="00A54FD6" w:rsidRDefault="00A54FD6" w:rsidP="00A54FD6">
      <w:pPr>
        <w:numPr>
          <w:ilvl w:val="0"/>
          <w:numId w:val="159"/>
        </w:numPr>
        <w:spacing w:line="360" w:lineRule="auto"/>
        <w:contextualSpacing/>
        <w:jc w:val="both"/>
        <w:rPr>
          <w:color w:val="000000"/>
        </w:rPr>
      </w:pPr>
      <w:r w:rsidRPr="00A54FD6">
        <w:rPr>
          <w:rStyle w:val="Strong"/>
          <w:rFonts w:eastAsiaTheme="majorEastAsia"/>
          <w:color w:val="000000"/>
        </w:rPr>
        <w:t>Lập luận:</w:t>
      </w:r>
      <w:r w:rsidRPr="00A54FD6">
        <w:rPr>
          <w:rStyle w:val="apple-converted-space"/>
          <w:rFonts w:eastAsiaTheme="majorEastAsia"/>
          <w:color w:val="000000"/>
        </w:rPr>
        <w:t> </w:t>
      </w:r>
      <w:r w:rsidRPr="00A54FD6">
        <w:rPr>
          <w:color w:val="000000"/>
        </w:rPr>
        <w:t>Bạn sẽ tốt nghiệp và đi làm muộn hơn bạn bè cùng trang lứa 1 năm.</w:t>
      </w:r>
    </w:p>
    <w:p w:rsidR="00A54FD6" w:rsidRPr="00A54FD6" w:rsidRDefault="00A54FD6" w:rsidP="00A54FD6">
      <w:pPr>
        <w:numPr>
          <w:ilvl w:val="0"/>
          <w:numId w:val="159"/>
        </w:numPr>
        <w:spacing w:line="360" w:lineRule="auto"/>
        <w:contextualSpacing/>
        <w:jc w:val="both"/>
        <w:rPr>
          <w:color w:val="000000"/>
        </w:rPr>
      </w:pPr>
      <w:r w:rsidRPr="00A54FD6">
        <w:rPr>
          <w:rStyle w:val="Strong"/>
          <w:rFonts w:eastAsiaTheme="majorEastAsia"/>
          <w:color w:val="000000"/>
        </w:rPr>
        <w:t>Dẫn chứng/Giải thích:</w:t>
      </w:r>
      <w:r w:rsidRPr="00A54FD6">
        <w:rPr>
          <w:rStyle w:val="apple-converted-space"/>
          <w:rFonts w:eastAsiaTheme="majorEastAsia"/>
          <w:color w:val="000000"/>
        </w:rPr>
        <w:t> </w:t>
      </w:r>
      <w:r w:rsidRPr="00A54FD6">
        <w:rPr>
          <w:color w:val="000000"/>
        </w:rPr>
        <w:t>Khi bạn bè đã có công việc ổn định, bạn mới bắt đầu ra trường xin việc. Điều này có thể tạo áp lực tâm lý.</w:t>
      </w:r>
    </w:p>
    <w:p w:rsidR="00A54FD6" w:rsidRPr="00A54FD6" w:rsidRDefault="00A54FD6" w:rsidP="00A54FD6">
      <w:pPr>
        <w:pStyle w:val="Heading3"/>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t>B. Phân tích Lợi ích (Advantages - Yếu tố tích cực)</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Emphasis"/>
          <w:rFonts w:eastAsiaTheme="majorEastAsia"/>
          <w:color w:val="000000"/>
        </w:rPr>
        <w:t>Đây là phần trọng tâm để bảo vệ quan điểm của bạn.</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Strong"/>
          <w:rFonts w:eastAsiaTheme="majorEastAsia"/>
          <w:color w:val="000000"/>
        </w:rPr>
        <w:t>1. Trưởng thành và Kỹ năng sống (Maturity and Life skills)</w:t>
      </w:r>
    </w:p>
    <w:p w:rsidR="00A54FD6" w:rsidRPr="00A54FD6" w:rsidRDefault="00A54FD6" w:rsidP="00A54FD6">
      <w:pPr>
        <w:numPr>
          <w:ilvl w:val="0"/>
          <w:numId w:val="160"/>
        </w:numPr>
        <w:spacing w:line="360" w:lineRule="auto"/>
        <w:contextualSpacing/>
        <w:jc w:val="both"/>
        <w:rPr>
          <w:color w:val="000000"/>
        </w:rPr>
      </w:pPr>
      <w:r w:rsidRPr="00A54FD6">
        <w:rPr>
          <w:rStyle w:val="Strong"/>
          <w:rFonts w:eastAsiaTheme="majorEastAsia"/>
          <w:color w:val="000000"/>
        </w:rPr>
        <w:t>Lập luận:</w:t>
      </w:r>
      <w:r w:rsidRPr="00A54FD6">
        <w:rPr>
          <w:rStyle w:val="apple-converted-space"/>
          <w:rFonts w:eastAsiaTheme="majorEastAsia"/>
          <w:color w:val="000000"/>
        </w:rPr>
        <w:t> </w:t>
      </w:r>
      <w:r w:rsidRPr="00A54FD6">
        <w:rPr>
          <w:color w:val="000000"/>
        </w:rPr>
        <w:t>Đi làm hoặc đi xa giúp học sinh tự lập, không dựa dẫm vào bố mẹ.</w:t>
      </w:r>
    </w:p>
    <w:p w:rsidR="00A54FD6" w:rsidRPr="00A54FD6" w:rsidRDefault="00A54FD6" w:rsidP="00A54FD6">
      <w:pPr>
        <w:numPr>
          <w:ilvl w:val="0"/>
          <w:numId w:val="160"/>
        </w:numPr>
        <w:spacing w:line="360" w:lineRule="auto"/>
        <w:contextualSpacing/>
        <w:jc w:val="both"/>
        <w:rPr>
          <w:color w:val="000000"/>
        </w:rPr>
      </w:pPr>
      <w:r w:rsidRPr="00A54FD6">
        <w:rPr>
          <w:rStyle w:val="Strong"/>
          <w:rFonts w:eastAsiaTheme="majorEastAsia"/>
          <w:color w:val="000000"/>
        </w:rPr>
        <w:t>Dẫn chứng/Giải thích:</w:t>
      </w:r>
    </w:p>
    <w:p w:rsidR="00A54FD6" w:rsidRPr="00A54FD6" w:rsidRDefault="00A54FD6" w:rsidP="00A54FD6">
      <w:pPr>
        <w:numPr>
          <w:ilvl w:val="1"/>
          <w:numId w:val="160"/>
        </w:numPr>
        <w:spacing w:line="360" w:lineRule="auto"/>
        <w:contextualSpacing/>
        <w:jc w:val="both"/>
        <w:rPr>
          <w:color w:val="000000"/>
        </w:rPr>
      </w:pPr>
      <w:r w:rsidRPr="00A54FD6">
        <w:rPr>
          <w:rStyle w:val="Emphasis"/>
          <w:rFonts w:eastAsiaTheme="majorEastAsia"/>
          <w:color w:val="000000"/>
        </w:rPr>
        <w:t>Ví dụ:</w:t>
      </w:r>
      <w:r w:rsidRPr="00A54FD6">
        <w:rPr>
          <w:rStyle w:val="apple-converted-space"/>
          <w:rFonts w:eastAsiaTheme="majorEastAsia"/>
          <w:color w:val="000000"/>
        </w:rPr>
        <w:t> </w:t>
      </w:r>
      <w:r w:rsidRPr="00A54FD6">
        <w:rPr>
          <w:color w:val="000000"/>
        </w:rPr>
        <w:t>Khi đi làm thêm (bồi bàn, bán hàng), bạn học được cách giao tiếp với khách hàng và quản lý thời gian. Đây là "soft skills" (kỹ năng mềm) mà trường học ít dạy.</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rStyle w:val="Strong"/>
          <w:rFonts w:eastAsiaTheme="majorEastAsia"/>
          <w:color w:val="000000"/>
        </w:rPr>
        <w:t>2. Hiểu rõ định hướng tương lai (Career orientation)</w:t>
      </w:r>
    </w:p>
    <w:p w:rsidR="00A54FD6" w:rsidRPr="00A54FD6" w:rsidRDefault="00A54FD6" w:rsidP="00A54FD6">
      <w:pPr>
        <w:numPr>
          <w:ilvl w:val="0"/>
          <w:numId w:val="161"/>
        </w:numPr>
        <w:spacing w:line="360" w:lineRule="auto"/>
        <w:contextualSpacing/>
        <w:jc w:val="both"/>
        <w:rPr>
          <w:color w:val="000000"/>
        </w:rPr>
      </w:pPr>
      <w:r w:rsidRPr="00A54FD6">
        <w:rPr>
          <w:rStyle w:val="Strong"/>
          <w:rFonts w:eastAsiaTheme="majorEastAsia"/>
          <w:color w:val="000000"/>
        </w:rPr>
        <w:t>Lập luận:</w:t>
      </w:r>
      <w:r w:rsidRPr="00A54FD6">
        <w:rPr>
          <w:rStyle w:val="apple-converted-space"/>
          <w:rFonts w:eastAsiaTheme="majorEastAsia"/>
          <w:color w:val="000000"/>
        </w:rPr>
        <w:t> </w:t>
      </w:r>
      <w:r w:rsidRPr="00A54FD6">
        <w:rPr>
          <w:color w:val="000000"/>
        </w:rPr>
        <w:t>Nhiều học sinh chọn sai ngành đại học. Một năm nghỉ ngơi giúp họ suy nghĩ kỹ mình thích gì.</w:t>
      </w:r>
    </w:p>
    <w:p w:rsidR="00A54FD6" w:rsidRPr="00A54FD6" w:rsidRDefault="00A54FD6" w:rsidP="00A54FD6">
      <w:pPr>
        <w:numPr>
          <w:ilvl w:val="0"/>
          <w:numId w:val="161"/>
        </w:numPr>
        <w:spacing w:line="360" w:lineRule="auto"/>
        <w:contextualSpacing/>
        <w:jc w:val="both"/>
        <w:rPr>
          <w:color w:val="000000"/>
        </w:rPr>
      </w:pPr>
      <w:r w:rsidRPr="00A54FD6">
        <w:rPr>
          <w:rStyle w:val="Strong"/>
          <w:rFonts w:eastAsiaTheme="majorEastAsia"/>
          <w:color w:val="000000"/>
        </w:rPr>
        <w:lastRenderedPageBreak/>
        <w:t>Dẫn chứng/Giải thích:</w:t>
      </w:r>
      <w:r w:rsidRPr="00A54FD6">
        <w:rPr>
          <w:rStyle w:val="apple-converted-space"/>
          <w:rFonts w:eastAsiaTheme="majorEastAsia"/>
          <w:color w:val="000000"/>
        </w:rPr>
        <w:t> </w:t>
      </w:r>
      <w:r w:rsidRPr="00A54FD6">
        <w:rPr>
          <w:color w:val="000000"/>
        </w:rPr>
        <w:t>Thay vì lãng phí 4 năm học sai ngành, 1 năm trải nghiệm thực tế giúp họ chọn đúng nghề nghiệp phù hợp với sở thích.</w:t>
      </w:r>
    </w:p>
    <w:p w:rsidR="00A54FD6" w:rsidRPr="00A54FD6" w:rsidRDefault="00445C0F" w:rsidP="00A54FD6">
      <w:pPr>
        <w:spacing w:line="360" w:lineRule="auto"/>
        <w:contextualSpacing/>
        <w:jc w:val="both"/>
      </w:pPr>
      <w:r>
        <w:rPr>
          <w:noProof/>
        </w:rPr>
        <w:pict>
          <v:rect id="_x0000_i1038" alt="" style="width:468pt;height:.05pt;mso-width-percent:0;mso-height-percent:0;mso-width-percent:0;mso-height-percent:0" o:hralign="center" o:hrstd="t" o:hr="t" fillcolor="#a0a0a0" stroked="f"/>
        </w:pict>
      </w:r>
    </w:p>
    <w:p w:rsidR="00A54FD6" w:rsidRPr="00A54FD6" w:rsidRDefault="00A54FD6" w:rsidP="00A54FD6">
      <w:pPr>
        <w:pStyle w:val="Heading3"/>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t>Dàn ý tham khảo (Sample Outline)</w:t>
      </w:r>
    </w:p>
    <w:p w:rsidR="00A54FD6" w:rsidRPr="00A54FD6" w:rsidRDefault="00A54FD6" w:rsidP="00A54FD6">
      <w:pPr>
        <w:numPr>
          <w:ilvl w:val="0"/>
          <w:numId w:val="162"/>
        </w:numPr>
        <w:spacing w:line="360" w:lineRule="auto"/>
        <w:contextualSpacing/>
        <w:jc w:val="both"/>
        <w:rPr>
          <w:color w:val="000000"/>
        </w:rPr>
      </w:pPr>
      <w:r w:rsidRPr="00A54FD6">
        <w:rPr>
          <w:rStyle w:val="Strong"/>
          <w:rFonts w:eastAsiaTheme="majorEastAsia"/>
          <w:color w:val="000000"/>
        </w:rPr>
        <w:t>Mở bài:</w:t>
      </w:r>
      <w:r w:rsidRPr="00A54FD6">
        <w:rPr>
          <w:rStyle w:val="apple-converted-space"/>
          <w:rFonts w:eastAsiaTheme="majorEastAsia"/>
          <w:color w:val="000000"/>
        </w:rPr>
        <w:t> </w:t>
      </w:r>
      <w:r w:rsidRPr="00A54FD6">
        <w:rPr>
          <w:color w:val="000000"/>
        </w:rPr>
        <w:t>Giới thiệu chủ đề Gap Year. Đưa ra quan điểm: Lợi ích lớn hơn tác hại.</w:t>
      </w:r>
    </w:p>
    <w:p w:rsidR="00A54FD6" w:rsidRPr="00A54FD6" w:rsidRDefault="00A54FD6" w:rsidP="00A54FD6">
      <w:pPr>
        <w:numPr>
          <w:ilvl w:val="0"/>
          <w:numId w:val="162"/>
        </w:numPr>
        <w:spacing w:line="360" w:lineRule="auto"/>
        <w:contextualSpacing/>
        <w:jc w:val="both"/>
        <w:rPr>
          <w:color w:val="000000"/>
        </w:rPr>
      </w:pPr>
      <w:r w:rsidRPr="00A54FD6">
        <w:rPr>
          <w:rStyle w:val="Strong"/>
          <w:rFonts w:eastAsiaTheme="majorEastAsia"/>
          <w:color w:val="000000"/>
        </w:rPr>
        <w:t>Thân bài 1 (Tác hại):</w:t>
      </w:r>
    </w:p>
    <w:p w:rsidR="00A54FD6" w:rsidRPr="00A54FD6" w:rsidRDefault="00A54FD6" w:rsidP="00A54FD6">
      <w:pPr>
        <w:numPr>
          <w:ilvl w:val="1"/>
          <w:numId w:val="162"/>
        </w:numPr>
        <w:spacing w:line="360" w:lineRule="auto"/>
        <w:contextualSpacing/>
        <w:jc w:val="both"/>
        <w:rPr>
          <w:color w:val="000000"/>
        </w:rPr>
      </w:pPr>
      <w:r w:rsidRPr="00A54FD6">
        <w:rPr>
          <w:color w:val="000000"/>
        </w:rPr>
        <w:t>Câu chủ đề: Có vài bất lợi khi nghỉ 1 năm.</w:t>
      </w:r>
    </w:p>
    <w:p w:rsidR="00A54FD6" w:rsidRPr="00A54FD6" w:rsidRDefault="00A54FD6" w:rsidP="00A54FD6">
      <w:pPr>
        <w:numPr>
          <w:ilvl w:val="1"/>
          <w:numId w:val="162"/>
        </w:numPr>
        <w:spacing w:line="360" w:lineRule="auto"/>
        <w:contextualSpacing/>
        <w:jc w:val="both"/>
        <w:rPr>
          <w:color w:val="000000"/>
        </w:rPr>
      </w:pPr>
      <w:r w:rsidRPr="00A54FD6">
        <w:rPr>
          <w:color w:val="000000"/>
        </w:rPr>
        <w:t>Ý 1: Có thể mất động lực học.</w:t>
      </w:r>
    </w:p>
    <w:p w:rsidR="00A54FD6" w:rsidRPr="00A54FD6" w:rsidRDefault="00A54FD6" w:rsidP="00A54FD6">
      <w:pPr>
        <w:numPr>
          <w:ilvl w:val="1"/>
          <w:numId w:val="162"/>
        </w:numPr>
        <w:spacing w:line="360" w:lineRule="auto"/>
        <w:contextualSpacing/>
        <w:jc w:val="both"/>
        <w:rPr>
          <w:color w:val="000000"/>
        </w:rPr>
      </w:pPr>
      <w:r w:rsidRPr="00A54FD6">
        <w:rPr>
          <w:color w:val="000000"/>
        </w:rPr>
        <w:t>Ý 2: Tốt nghiệp muộn hơn bạn bè.</w:t>
      </w:r>
    </w:p>
    <w:p w:rsidR="00A54FD6" w:rsidRPr="00A54FD6" w:rsidRDefault="00A54FD6" w:rsidP="00A54FD6">
      <w:pPr>
        <w:numPr>
          <w:ilvl w:val="0"/>
          <w:numId w:val="162"/>
        </w:numPr>
        <w:spacing w:line="360" w:lineRule="auto"/>
        <w:contextualSpacing/>
        <w:jc w:val="both"/>
        <w:rPr>
          <w:color w:val="000000"/>
        </w:rPr>
      </w:pPr>
      <w:r w:rsidRPr="00A54FD6">
        <w:rPr>
          <w:rStyle w:val="Strong"/>
          <w:rFonts w:eastAsiaTheme="majorEastAsia"/>
          <w:color w:val="000000"/>
        </w:rPr>
        <w:t>Thân bài 2 (Lợi ích - Quan trọng hơn):</w:t>
      </w:r>
    </w:p>
    <w:p w:rsidR="00A54FD6" w:rsidRPr="00A54FD6" w:rsidRDefault="00A54FD6" w:rsidP="00A54FD6">
      <w:pPr>
        <w:numPr>
          <w:ilvl w:val="1"/>
          <w:numId w:val="162"/>
        </w:numPr>
        <w:spacing w:line="360" w:lineRule="auto"/>
        <w:contextualSpacing/>
        <w:jc w:val="both"/>
        <w:rPr>
          <w:color w:val="000000"/>
        </w:rPr>
      </w:pPr>
      <w:r w:rsidRPr="00A54FD6">
        <w:rPr>
          <w:color w:val="000000"/>
        </w:rPr>
        <w:t>Câu chủ đề: Tuy nhiên, lợi ích mang lại là rất lớn.</w:t>
      </w:r>
    </w:p>
    <w:p w:rsidR="00A54FD6" w:rsidRPr="00A54FD6" w:rsidRDefault="00A54FD6" w:rsidP="00A54FD6">
      <w:pPr>
        <w:numPr>
          <w:ilvl w:val="1"/>
          <w:numId w:val="162"/>
        </w:numPr>
        <w:spacing w:line="360" w:lineRule="auto"/>
        <w:contextualSpacing/>
        <w:jc w:val="both"/>
        <w:rPr>
          <w:color w:val="000000"/>
        </w:rPr>
      </w:pPr>
      <w:r w:rsidRPr="00A54FD6">
        <w:rPr>
          <w:color w:val="000000"/>
        </w:rPr>
        <w:t>Ý 1: Có thêm kinh nghiệm thực tế và kỹ năng mềm.</w:t>
      </w:r>
    </w:p>
    <w:p w:rsidR="00A54FD6" w:rsidRPr="00A54FD6" w:rsidRDefault="00A54FD6" w:rsidP="00A54FD6">
      <w:pPr>
        <w:numPr>
          <w:ilvl w:val="1"/>
          <w:numId w:val="162"/>
        </w:numPr>
        <w:spacing w:line="360" w:lineRule="auto"/>
        <w:contextualSpacing/>
        <w:jc w:val="both"/>
        <w:rPr>
          <w:color w:val="000000"/>
        </w:rPr>
      </w:pPr>
      <w:r w:rsidRPr="00A54FD6">
        <w:rPr>
          <w:color w:val="000000"/>
        </w:rPr>
        <w:t>Ý 2: Hiểu rõ bản thân muốn gì, tránh chọn sai ngành.</w:t>
      </w:r>
    </w:p>
    <w:p w:rsidR="00A54FD6" w:rsidRPr="00A54FD6" w:rsidRDefault="00A54FD6" w:rsidP="00A54FD6">
      <w:pPr>
        <w:numPr>
          <w:ilvl w:val="0"/>
          <w:numId w:val="162"/>
        </w:numPr>
        <w:spacing w:line="360" w:lineRule="auto"/>
        <w:contextualSpacing/>
        <w:jc w:val="both"/>
        <w:rPr>
          <w:color w:val="000000"/>
        </w:rPr>
      </w:pPr>
      <w:r w:rsidRPr="00A54FD6">
        <w:rPr>
          <w:rStyle w:val="Strong"/>
          <w:rFonts w:eastAsiaTheme="majorEastAsia"/>
          <w:color w:val="000000"/>
        </w:rPr>
        <w:t>Kết bài:</w:t>
      </w:r>
      <w:r w:rsidRPr="00A54FD6">
        <w:rPr>
          <w:rStyle w:val="apple-converted-space"/>
          <w:rFonts w:eastAsiaTheme="majorEastAsia"/>
          <w:color w:val="000000"/>
        </w:rPr>
        <w:t> </w:t>
      </w:r>
      <w:r w:rsidRPr="00A54FD6">
        <w:rPr>
          <w:color w:val="000000"/>
        </w:rPr>
        <w:t>Khẳng định lại: Dù có rủi ro, nhưng việc trải nghiệm thực tế là rất đáng giá.</w:t>
      </w:r>
    </w:p>
    <w:p w:rsidR="00A54FD6" w:rsidRPr="00A54FD6" w:rsidRDefault="00445C0F" w:rsidP="00A54FD6">
      <w:pPr>
        <w:spacing w:line="360" w:lineRule="auto"/>
        <w:contextualSpacing/>
        <w:jc w:val="both"/>
      </w:pPr>
      <w:r>
        <w:rPr>
          <w:noProof/>
        </w:rPr>
        <w:pict>
          <v:rect id="_x0000_i1037" alt="" style="width:468pt;height:.05pt;mso-width-percent:0;mso-height-percent:0;mso-width-percent:0;mso-height-percent:0" o:hralign="center" o:hrstd="t" o:hr="t" fillcolor="#a0a0a0" stroked="f"/>
        </w:pict>
      </w:r>
    </w:p>
    <w:p w:rsidR="00A54FD6" w:rsidRPr="00A54FD6" w:rsidRDefault="00A54FD6" w:rsidP="00A54FD6">
      <w:pPr>
        <w:pStyle w:val="Heading2"/>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t>Phần II: Kiến tạo bài luận hoàn chỉnh</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color w:val="000000"/>
        </w:rPr>
        <w:t>Dưới đây là bài mẫu viết theo phong cách đơn giản, dễ học.</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1. Mở bài (Introduction)</w:t>
      </w:r>
    </w:p>
    <w:p w:rsidR="00A54FD6" w:rsidRPr="00A54FD6" w:rsidRDefault="00A54FD6" w:rsidP="00A54FD6">
      <w:pPr>
        <w:numPr>
          <w:ilvl w:val="0"/>
          <w:numId w:val="163"/>
        </w:numPr>
        <w:spacing w:line="360" w:lineRule="auto"/>
        <w:contextualSpacing/>
        <w:jc w:val="both"/>
        <w:rPr>
          <w:color w:val="000000"/>
        </w:rPr>
      </w:pPr>
      <w:r w:rsidRPr="00A54FD6">
        <w:rPr>
          <w:rStyle w:val="Strong"/>
          <w:rFonts w:eastAsiaTheme="majorEastAsia"/>
          <w:color w:val="000000"/>
        </w:rPr>
        <w:t>Nhiệm vụ:</w:t>
      </w:r>
      <w:r w:rsidRPr="00A54FD6">
        <w:rPr>
          <w:rStyle w:val="apple-converted-space"/>
          <w:rFonts w:eastAsiaTheme="majorEastAsia"/>
          <w:color w:val="000000"/>
        </w:rPr>
        <w:t> </w:t>
      </w:r>
      <w:r w:rsidRPr="00A54FD6">
        <w:rPr>
          <w:color w:val="000000"/>
        </w:rPr>
        <w:t>Paraphrase (viết lại) đề bài và trả lời câu hỏi.</w:t>
      </w:r>
    </w:p>
    <w:p w:rsidR="00A54FD6" w:rsidRDefault="00A54FD6" w:rsidP="00A54FD6">
      <w:pPr>
        <w:numPr>
          <w:ilvl w:val="0"/>
          <w:numId w:val="163"/>
        </w:numPr>
        <w:spacing w:line="360" w:lineRule="auto"/>
        <w:contextualSpacing/>
        <w:jc w:val="both"/>
        <w:rPr>
          <w:color w:val="000000"/>
        </w:rPr>
      </w:pPr>
      <w:r w:rsidRPr="00A54FD6">
        <w:rPr>
          <w:rStyle w:val="Strong"/>
          <w:rFonts w:eastAsiaTheme="majorEastAsia"/>
          <w:color w:val="000000"/>
        </w:rPr>
        <w:t>Ví dụ Mẫu:</w:t>
      </w:r>
    </w:p>
    <w:p w:rsidR="00A54FD6" w:rsidRDefault="00A54FD6" w:rsidP="00A54FD6">
      <w:pPr>
        <w:spacing w:line="360" w:lineRule="auto"/>
        <w:ind w:left="720"/>
        <w:contextualSpacing/>
        <w:jc w:val="both"/>
        <w:rPr>
          <w:color w:val="000000"/>
        </w:rPr>
      </w:pPr>
      <w:r w:rsidRPr="00A54FD6">
        <w:rPr>
          <w:color w:val="000000"/>
        </w:rPr>
        <w:t>Nowadays, some students choose to work or travel for a year before going to university. In my opinion, although there are some disadvantages, I believe the advantages of this trend are greater.</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(Ngày nay, một số học sinh chọn làm việc hoặc du lịch 1 năm trước khi vào đại học. Theo ý kiến của tôi, mặc dù có vài bất lợi, tôi tin rằng lợi ích của xu hướng này lớn hơn.)</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2. Thân bài 1 (Body Paragraph 1): Bàn về Tác hại</w:t>
      </w:r>
    </w:p>
    <w:p w:rsidR="00A54FD6" w:rsidRPr="00A54FD6" w:rsidRDefault="00A54FD6" w:rsidP="00A54FD6">
      <w:pPr>
        <w:numPr>
          <w:ilvl w:val="0"/>
          <w:numId w:val="164"/>
        </w:numPr>
        <w:spacing w:line="360" w:lineRule="auto"/>
        <w:contextualSpacing/>
        <w:jc w:val="both"/>
        <w:rPr>
          <w:color w:val="000000"/>
        </w:rPr>
      </w:pPr>
      <w:r w:rsidRPr="00A54FD6">
        <w:rPr>
          <w:rStyle w:val="Strong"/>
          <w:rFonts w:eastAsiaTheme="majorEastAsia"/>
          <w:color w:val="000000"/>
        </w:rPr>
        <w:t>Nhiệm vụ:</w:t>
      </w:r>
      <w:r w:rsidRPr="00A54FD6">
        <w:rPr>
          <w:rStyle w:val="apple-converted-space"/>
          <w:rFonts w:eastAsiaTheme="majorEastAsia"/>
          <w:color w:val="000000"/>
        </w:rPr>
        <w:t> </w:t>
      </w:r>
      <w:r w:rsidRPr="00A54FD6">
        <w:rPr>
          <w:color w:val="000000"/>
        </w:rPr>
        <w:t>Nêu ra 1-2 điểm xấu (viết đơn giản).</w:t>
      </w:r>
    </w:p>
    <w:p w:rsidR="00A54FD6" w:rsidRDefault="00A54FD6" w:rsidP="00A54FD6">
      <w:pPr>
        <w:numPr>
          <w:ilvl w:val="0"/>
          <w:numId w:val="164"/>
        </w:numPr>
        <w:spacing w:line="360" w:lineRule="auto"/>
        <w:contextualSpacing/>
        <w:jc w:val="both"/>
        <w:rPr>
          <w:color w:val="000000"/>
        </w:rPr>
      </w:pPr>
      <w:r w:rsidRPr="00A54FD6">
        <w:rPr>
          <w:rStyle w:val="Strong"/>
          <w:rFonts w:eastAsiaTheme="majorEastAsia"/>
          <w:color w:val="000000"/>
        </w:rPr>
        <w:t>Câu chủ đề:</w:t>
      </w:r>
      <w:r w:rsidRPr="00A54FD6">
        <w:rPr>
          <w:rStyle w:val="apple-converted-space"/>
          <w:rFonts w:eastAsiaTheme="majorEastAsia"/>
          <w:color w:val="000000"/>
        </w:rPr>
        <w:t> </w:t>
      </w:r>
      <w:r w:rsidRPr="00A54FD6">
        <w:rPr>
          <w:color w:val="000000"/>
        </w:rPr>
        <w:t>On the one hand, taking a gap year can bring some problems.</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(Một mặt, nghỉ một năm có thể mang lại vài vấn đề.)</w:t>
      </w:r>
    </w:p>
    <w:p w:rsidR="00A54FD6" w:rsidRDefault="00A54FD6" w:rsidP="00A54FD6">
      <w:pPr>
        <w:numPr>
          <w:ilvl w:val="0"/>
          <w:numId w:val="164"/>
        </w:numPr>
        <w:spacing w:line="360" w:lineRule="auto"/>
        <w:contextualSpacing/>
        <w:jc w:val="both"/>
        <w:rPr>
          <w:color w:val="000000"/>
        </w:rPr>
      </w:pPr>
      <w:r w:rsidRPr="00A54FD6">
        <w:rPr>
          <w:rStyle w:val="Strong"/>
          <w:rFonts w:eastAsiaTheme="majorEastAsia"/>
          <w:color w:val="000000"/>
        </w:rPr>
        <w:t>Giải thích &amp; Ví dụ:</w:t>
      </w:r>
    </w:p>
    <w:p w:rsidR="00A54FD6" w:rsidRDefault="00A54FD6" w:rsidP="00A54FD6">
      <w:pPr>
        <w:spacing w:line="360" w:lineRule="auto"/>
        <w:ind w:left="720"/>
        <w:contextualSpacing/>
        <w:jc w:val="both"/>
        <w:rPr>
          <w:color w:val="000000"/>
        </w:rPr>
      </w:pPr>
      <w:r w:rsidRPr="00A54FD6">
        <w:rPr>
          <w:color w:val="000000"/>
        </w:rPr>
        <w:lastRenderedPageBreak/>
        <w:t>First, students might lose their study habits. After working for a long time, returning to school can be difficult because they are used to earning money. Second, they will graduate later than their friends, which might make them feel stressed.</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(Đầu tiên, học sinh có thể mất thói quen học tập. Sau khi đi làm một thời gian dài, quay lại trường có thể khó khăn vì họ đã quen kiếm tiền. Thứ hai, họ sẽ tốt nghiệp muộn hơn bạn bè, điều này có thể làm họ thấy áp lực.)</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3. Thân bài 2 (Body Paragraph 2): Bàn về Lợi ích (Quan trọng hơn)</w:t>
      </w:r>
    </w:p>
    <w:p w:rsidR="00A54FD6" w:rsidRPr="00A54FD6" w:rsidRDefault="00A54FD6" w:rsidP="00A54FD6">
      <w:pPr>
        <w:numPr>
          <w:ilvl w:val="0"/>
          <w:numId w:val="165"/>
        </w:numPr>
        <w:spacing w:line="360" w:lineRule="auto"/>
        <w:contextualSpacing/>
        <w:jc w:val="both"/>
        <w:rPr>
          <w:color w:val="000000"/>
        </w:rPr>
      </w:pPr>
      <w:r w:rsidRPr="00A54FD6">
        <w:rPr>
          <w:rStyle w:val="Strong"/>
          <w:rFonts w:eastAsiaTheme="majorEastAsia"/>
          <w:color w:val="000000"/>
        </w:rPr>
        <w:t>Nhiệm vụ:</w:t>
      </w:r>
      <w:r w:rsidRPr="00A54FD6">
        <w:rPr>
          <w:rStyle w:val="apple-converted-space"/>
          <w:rFonts w:eastAsiaTheme="majorEastAsia"/>
          <w:color w:val="000000"/>
        </w:rPr>
        <w:t> </w:t>
      </w:r>
      <w:r w:rsidRPr="00A54FD6">
        <w:rPr>
          <w:color w:val="000000"/>
        </w:rPr>
        <w:t>Nhấn mạnh vào những điều tốt đẹp (Kinh nghiệm, kỹ năng).</w:t>
      </w:r>
    </w:p>
    <w:p w:rsidR="00A54FD6" w:rsidRDefault="00A54FD6" w:rsidP="00A54FD6">
      <w:pPr>
        <w:numPr>
          <w:ilvl w:val="0"/>
          <w:numId w:val="165"/>
        </w:numPr>
        <w:spacing w:line="360" w:lineRule="auto"/>
        <w:contextualSpacing/>
        <w:jc w:val="both"/>
        <w:rPr>
          <w:color w:val="000000"/>
        </w:rPr>
      </w:pPr>
      <w:r w:rsidRPr="00A54FD6">
        <w:rPr>
          <w:rStyle w:val="Strong"/>
          <w:rFonts w:eastAsiaTheme="majorEastAsia"/>
          <w:color w:val="000000"/>
        </w:rPr>
        <w:t>Câu chủ đề:</w:t>
      </w:r>
      <w:r w:rsidRPr="00A54FD6">
        <w:rPr>
          <w:rStyle w:val="apple-converted-space"/>
          <w:rFonts w:eastAsiaTheme="majorEastAsia"/>
          <w:color w:val="000000"/>
        </w:rPr>
        <w:t> </w:t>
      </w:r>
      <w:r w:rsidRPr="00A54FD6">
        <w:rPr>
          <w:color w:val="000000"/>
        </w:rPr>
        <w:t>On the other hand, I think the benefits of working or traveling are more significant.</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(Mặt khác, tôi nghĩ lợi ích của việc đi làm hoặc du lịch là đáng kể hơn.)</w:t>
      </w:r>
    </w:p>
    <w:p w:rsidR="00A54FD6" w:rsidRDefault="00A54FD6" w:rsidP="00A54FD6">
      <w:pPr>
        <w:numPr>
          <w:ilvl w:val="0"/>
          <w:numId w:val="165"/>
        </w:numPr>
        <w:spacing w:line="360" w:lineRule="auto"/>
        <w:contextualSpacing/>
        <w:jc w:val="both"/>
        <w:rPr>
          <w:color w:val="000000"/>
        </w:rPr>
      </w:pPr>
      <w:r w:rsidRPr="00A54FD6">
        <w:rPr>
          <w:rStyle w:val="Strong"/>
          <w:rFonts w:eastAsiaTheme="majorEastAsia"/>
          <w:color w:val="000000"/>
        </w:rPr>
        <w:t>Giải thích &amp; Ví dụ:</w:t>
      </w:r>
    </w:p>
    <w:p w:rsidR="00A54FD6" w:rsidRDefault="00A54FD6" w:rsidP="00A54FD6">
      <w:pPr>
        <w:spacing w:line="360" w:lineRule="auto"/>
        <w:ind w:left="720"/>
        <w:contextualSpacing/>
        <w:jc w:val="both"/>
        <w:rPr>
          <w:color w:val="000000"/>
        </w:rPr>
      </w:pPr>
      <w:r w:rsidRPr="00A54FD6">
        <w:rPr>
          <w:color w:val="000000"/>
        </w:rPr>
        <w:t>Firstly, young people can learn many soft skills. For example, if they have a job, they learn how to communicate and manage money. These skills are very useful for their future life. Secondly, a gap year gives them time to think about their career. This helps them choose the right major in university.</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(Đầu tiên, người trẻ có thể học nhiều kỹ năng mềm. Ví dụ, nếu họ có một công việc, họ học cách giao tiếp và quản lý tiền bạc. Những kỹ năng này rất hữu ích cho cuộc sống sau này. Thứ hai, một năm nghỉ ngơi cho họ thời gian suy nghĩ về sự nghiệp. Điều này giúp họ chọn đúng chuyên ngành ở đại học.)</w:t>
      </w:r>
    </w:p>
    <w:p w:rsidR="00A54FD6" w:rsidRPr="00A54FD6" w:rsidRDefault="00A54FD6" w:rsidP="00A54FD6">
      <w:pPr>
        <w:pStyle w:val="Heading3"/>
        <w:spacing w:before="0" w:after="0" w:line="360" w:lineRule="auto"/>
        <w:contextualSpacing/>
        <w:jc w:val="both"/>
        <w:rPr>
          <w:rFonts w:ascii="Times New Roman" w:hAnsi="Times New Roman" w:cs="Times New Roman"/>
          <w:i/>
          <w:iCs/>
          <w:color w:val="000000"/>
          <w:sz w:val="24"/>
          <w:szCs w:val="24"/>
        </w:rPr>
      </w:pPr>
      <w:r w:rsidRPr="00A54FD6">
        <w:rPr>
          <w:rFonts w:ascii="Times New Roman" w:hAnsi="Times New Roman" w:cs="Times New Roman"/>
          <w:i/>
          <w:iCs/>
          <w:color w:val="000000"/>
          <w:sz w:val="24"/>
          <w:szCs w:val="24"/>
        </w:rPr>
        <w:t>4. Kết bài (Conclusion)</w:t>
      </w:r>
    </w:p>
    <w:p w:rsidR="00A54FD6" w:rsidRPr="00A54FD6" w:rsidRDefault="00A54FD6" w:rsidP="00A54FD6">
      <w:pPr>
        <w:numPr>
          <w:ilvl w:val="0"/>
          <w:numId w:val="166"/>
        </w:numPr>
        <w:spacing w:line="360" w:lineRule="auto"/>
        <w:contextualSpacing/>
        <w:jc w:val="both"/>
        <w:rPr>
          <w:color w:val="000000"/>
        </w:rPr>
      </w:pPr>
      <w:r w:rsidRPr="00A54FD6">
        <w:rPr>
          <w:rStyle w:val="Strong"/>
          <w:rFonts w:eastAsiaTheme="majorEastAsia"/>
          <w:color w:val="000000"/>
        </w:rPr>
        <w:t>Nhiệm vụ:</w:t>
      </w:r>
      <w:r w:rsidRPr="00A54FD6">
        <w:rPr>
          <w:rStyle w:val="apple-converted-space"/>
          <w:rFonts w:eastAsiaTheme="majorEastAsia"/>
          <w:color w:val="000000"/>
        </w:rPr>
        <w:t> </w:t>
      </w:r>
      <w:r w:rsidRPr="00A54FD6">
        <w:rPr>
          <w:color w:val="000000"/>
        </w:rPr>
        <w:t>Tóm tắt lại ý chính.</w:t>
      </w:r>
    </w:p>
    <w:p w:rsidR="00A54FD6" w:rsidRDefault="00A54FD6" w:rsidP="00A54FD6">
      <w:pPr>
        <w:numPr>
          <w:ilvl w:val="0"/>
          <w:numId w:val="166"/>
        </w:numPr>
        <w:spacing w:line="360" w:lineRule="auto"/>
        <w:contextualSpacing/>
        <w:jc w:val="both"/>
        <w:rPr>
          <w:color w:val="000000"/>
        </w:rPr>
      </w:pPr>
      <w:r w:rsidRPr="00A54FD6">
        <w:rPr>
          <w:rStyle w:val="Strong"/>
          <w:rFonts w:eastAsiaTheme="majorEastAsia"/>
          <w:color w:val="000000"/>
        </w:rPr>
        <w:t>Ví dụ Mẫu:</w:t>
      </w:r>
    </w:p>
    <w:p w:rsidR="00A54FD6" w:rsidRDefault="00A54FD6" w:rsidP="00A54FD6">
      <w:pPr>
        <w:spacing w:line="360" w:lineRule="auto"/>
        <w:ind w:left="720"/>
        <w:contextualSpacing/>
        <w:jc w:val="both"/>
        <w:rPr>
          <w:color w:val="000000"/>
        </w:rPr>
      </w:pPr>
      <w:r w:rsidRPr="00A54FD6">
        <w:rPr>
          <w:color w:val="000000"/>
        </w:rPr>
        <w:t>In conclusion, taking a gap year has some drawbacks regarding study habits. However, I think it is a good idea because students can gain valuable experience and skills. The advantages clearly outweigh the disadvantages.</w:t>
      </w:r>
    </w:p>
    <w:p w:rsidR="00A54FD6" w:rsidRPr="00A54FD6" w:rsidRDefault="00A54FD6" w:rsidP="00A54FD6">
      <w:pPr>
        <w:spacing w:line="360" w:lineRule="auto"/>
        <w:ind w:left="720"/>
        <w:contextualSpacing/>
        <w:jc w:val="both"/>
        <w:rPr>
          <w:color w:val="000000"/>
        </w:rPr>
      </w:pPr>
      <w:r w:rsidRPr="00A54FD6">
        <w:rPr>
          <w:rStyle w:val="Emphasis"/>
          <w:rFonts w:eastAsiaTheme="majorEastAsia"/>
          <w:color w:val="000000"/>
        </w:rPr>
        <w:t>(Tóm lại, nghỉ một năm có vài hạn chế về thói quen học tập. Tuy nhiên, tôi nghĩ đó là ý hay vì học sinh có thể đạt được kinh nghiệm và kỹ năng quý giá. Lợi ích rõ ràng vượt trội hơn tác hại.)</w:t>
      </w:r>
    </w:p>
    <w:p w:rsidR="00A54FD6" w:rsidRPr="00A54FD6" w:rsidRDefault="00445C0F" w:rsidP="00A54FD6">
      <w:pPr>
        <w:spacing w:line="360" w:lineRule="auto"/>
        <w:contextualSpacing/>
        <w:jc w:val="both"/>
      </w:pPr>
      <w:r>
        <w:rPr>
          <w:noProof/>
        </w:rPr>
        <w:pict>
          <v:rect id="_x0000_i1036" alt="" style="width:468pt;height:.05pt;mso-width-percent:0;mso-height-percent:0;mso-width-percent:0;mso-height-percent:0" o:hralign="center" o:hrstd="t" o:hr="t" fillcolor="#a0a0a0" stroked="f"/>
        </w:pict>
      </w:r>
    </w:p>
    <w:p w:rsidR="00A54FD6" w:rsidRPr="00A54FD6" w:rsidRDefault="00A54FD6" w:rsidP="00A54FD6">
      <w:pPr>
        <w:pStyle w:val="Heading2"/>
        <w:spacing w:before="0" w:after="0" w:line="360" w:lineRule="auto"/>
        <w:contextualSpacing/>
        <w:jc w:val="both"/>
        <w:rPr>
          <w:rFonts w:ascii="Times New Roman" w:hAnsi="Times New Roman" w:cs="Times New Roman"/>
          <w:b/>
          <w:bCs/>
          <w:color w:val="000000"/>
          <w:sz w:val="24"/>
          <w:szCs w:val="24"/>
        </w:rPr>
      </w:pPr>
      <w:r w:rsidRPr="00A54FD6">
        <w:rPr>
          <w:rFonts w:ascii="Times New Roman" w:hAnsi="Times New Roman" w:cs="Times New Roman"/>
          <w:b/>
          <w:bCs/>
          <w:color w:val="000000"/>
          <w:sz w:val="24"/>
          <w:szCs w:val="24"/>
        </w:rPr>
        <w:lastRenderedPageBreak/>
        <w:t>Phần III: Công cụ ngôn ngữ</w:t>
      </w:r>
    </w:p>
    <w:p w:rsidR="00A54FD6" w:rsidRPr="00A54FD6" w:rsidRDefault="00A54FD6" w:rsidP="00A54FD6">
      <w:pPr>
        <w:pStyle w:val="NormalWeb"/>
        <w:spacing w:before="0" w:beforeAutospacing="0" w:after="0" w:afterAutospacing="0" w:line="360" w:lineRule="auto"/>
        <w:contextualSpacing/>
        <w:jc w:val="both"/>
        <w:rPr>
          <w:color w:val="000000"/>
        </w:rPr>
      </w:pPr>
      <w:r w:rsidRPr="00A54FD6">
        <w:rPr>
          <w:color w:val="000000"/>
        </w:rPr>
        <w:t>Dưới đây là các từ vựng từ đơn giản đến trung bình, dễ nhớ và dễ áp dụng cho bài viết này.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269"/>
        <w:gridCol w:w="4000"/>
      </w:tblGrid>
      <w:tr w:rsidR="00A54FD6" w:rsidRPr="00A54FD6" w:rsidTr="00A54FD6">
        <w:trPr>
          <w:tblHeader/>
          <w:tblCellSpacing w:w="15" w:type="dxa"/>
        </w:trPr>
        <w:tc>
          <w:tcPr>
            <w:tcW w:w="0" w:type="auto"/>
            <w:vAlign w:val="center"/>
            <w:hideMark/>
          </w:tcPr>
          <w:p w:rsidR="00A54FD6" w:rsidRPr="00A54FD6" w:rsidRDefault="00A54FD6" w:rsidP="00A54FD6">
            <w:pPr>
              <w:spacing w:line="360" w:lineRule="auto"/>
              <w:contextualSpacing/>
              <w:rPr>
                <w:b/>
                <w:bCs/>
              </w:rPr>
            </w:pPr>
            <w:r w:rsidRPr="00A54FD6">
              <w:rPr>
                <w:b/>
                <w:bCs/>
              </w:rPr>
              <w:t>Từ/ Cụm từ</w:t>
            </w:r>
          </w:p>
        </w:tc>
        <w:tc>
          <w:tcPr>
            <w:tcW w:w="0" w:type="auto"/>
            <w:vAlign w:val="center"/>
            <w:hideMark/>
          </w:tcPr>
          <w:p w:rsidR="00A54FD6" w:rsidRPr="00A54FD6" w:rsidRDefault="00A54FD6" w:rsidP="00A54FD6">
            <w:pPr>
              <w:spacing w:line="360" w:lineRule="auto"/>
              <w:contextualSpacing/>
              <w:rPr>
                <w:b/>
                <w:bCs/>
              </w:rPr>
            </w:pPr>
            <w:r w:rsidRPr="00A54FD6">
              <w:rPr>
                <w:b/>
                <w:bCs/>
              </w:rPr>
              <w:t>Nghĩa tiếng Việt</w:t>
            </w:r>
          </w:p>
        </w:tc>
        <w:tc>
          <w:tcPr>
            <w:tcW w:w="0" w:type="auto"/>
            <w:vAlign w:val="center"/>
            <w:hideMark/>
          </w:tcPr>
          <w:p w:rsidR="00A54FD6" w:rsidRPr="00A54FD6" w:rsidRDefault="00A54FD6" w:rsidP="00A54FD6">
            <w:pPr>
              <w:spacing w:line="360" w:lineRule="auto"/>
              <w:contextualSpacing/>
              <w:rPr>
                <w:b/>
                <w:bCs/>
              </w:rPr>
            </w:pPr>
            <w:r w:rsidRPr="00A54FD6">
              <w:rPr>
                <w:b/>
                <w:bCs/>
              </w:rPr>
              <w:t>Ví dụ đơn giản (Example)</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Gap year</w:t>
            </w:r>
            <w:r w:rsidRPr="00A54FD6">
              <w:rPr>
                <w:rStyle w:val="apple-converted-space"/>
                <w:rFonts w:eastAsiaTheme="majorEastAsia"/>
              </w:rPr>
              <w:t> </w:t>
            </w:r>
            <w:r w:rsidRPr="00A54FD6">
              <w:t>(n)</w:t>
            </w:r>
          </w:p>
        </w:tc>
        <w:tc>
          <w:tcPr>
            <w:tcW w:w="0" w:type="auto"/>
            <w:vAlign w:val="center"/>
            <w:hideMark/>
          </w:tcPr>
          <w:p w:rsidR="00A54FD6" w:rsidRPr="00A54FD6" w:rsidRDefault="00A54FD6" w:rsidP="00A54FD6">
            <w:pPr>
              <w:spacing w:line="360" w:lineRule="auto"/>
              <w:contextualSpacing/>
            </w:pPr>
            <w:r w:rsidRPr="00A54FD6">
              <w:t>Năm nghỉ phép (trước đại học)</w:t>
            </w:r>
          </w:p>
        </w:tc>
        <w:tc>
          <w:tcPr>
            <w:tcW w:w="0" w:type="auto"/>
            <w:vAlign w:val="center"/>
            <w:hideMark/>
          </w:tcPr>
          <w:p w:rsidR="00A54FD6" w:rsidRPr="00A54FD6" w:rsidRDefault="00A54FD6" w:rsidP="00A54FD6">
            <w:pPr>
              <w:spacing w:line="360" w:lineRule="auto"/>
              <w:contextualSpacing/>
            </w:pPr>
            <w:r w:rsidRPr="00A54FD6">
              <w:t>Taking a</w:t>
            </w:r>
            <w:r w:rsidRPr="00A54FD6">
              <w:rPr>
                <w:rStyle w:val="apple-converted-space"/>
                <w:rFonts w:eastAsiaTheme="majorEastAsia"/>
              </w:rPr>
              <w:t> </w:t>
            </w:r>
            <w:r w:rsidRPr="00A54FD6">
              <w:rPr>
                <w:rStyle w:val="Strong"/>
                <w:rFonts w:eastAsiaTheme="majorEastAsia"/>
              </w:rPr>
              <w:t>gap year</w:t>
            </w:r>
            <w:r w:rsidRPr="00A54FD6">
              <w:rPr>
                <w:rStyle w:val="apple-converted-space"/>
                <w:rFonts w:eastAsiaTheme="majorEastAsia"/>
              </w:rPr>
              <w:t> </w:t>
            </w:r>
            <w:r w:rsidRPr="00A54FD6">
              <w:t>is becoming popular.</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Drawback</w:t>
            </w:r>
            <w:r w:rsidRPr="00A54FD6">
              <w:rPr>
                <w:rStyle w:val="apple-converted-space"/>
                <w:rFonts w:eastAsiaTheme="majorEastAsia"/>
              </w:rPr>
              <w:t> </w:t>
            </w:r>
            <w:r w:rsidRPr="00A54FD6">
              <w:t>(n)</w:t>
            </w:r>
          </w:p>
        </w:tc>
        <w:tc>
          <w:tcPr>
            <w:tcW w:w="0" w:type="auto"/>
            <w:vAlign w:val="center"/>
            <w:hideMark/>
          </w:tcPr>
          <w:p w:rsidR="00A54FD6" w:rsidRPr="00A54FD6" w:rsidRDefault="00A54FD6" w:rsidP="00A54FD6">
            <w:pPr>
              <w:spacing w:line="360" w:lineRule="auto"/>
              <w:contextualSpacing/>
            </w:pPr>
            <w:r w:rsidRPr="00A54FD6">
              <w:t>Mặt hạn chế, bất lợi (= Disadvantage)</w:t>
            </w:r>
          </w:p>
        </w:tc>
        <w:tc>
          <w:tcPr>
            <w:tcW w:w="0" w:type="auto"/>
            <w:vAlign w:val="center"/>
            <w:hideMark/>
          </w:tcPr>
          <w:p w:rsidR="00A54FD6" w:rsidRPr="00A54FD6" w:rsidRDefault="00A54FD6" w:rsidP="00A54FD6">
            <w:pPr>
              <w:spacing w:line="360" w:lineRule="auto"/>
              <w:contextualSpacing/>
            </w:pPr>
            <w:r w:rsidRPr="00A54FD6">
              <w:t>One</w:t>
            </w:r>
            <w:r w:rsidRPr="00A54FD6">
              <w:rPr>
                <w:rStyle w:val="apple-converted-space"/>
                <w:rFonts w:eastAsiaTheme="majorEastAsia"/>
              </w:rPr>
              <w:t> </w:t>
            </w:r>
            <w:r w:rsidRPr="00A54FD6">
              <w:rPr>
                <w:rStyle w:val="Strong"/>
                <w:rFonts w:eastAsiaTheme="majorEastAsia"/>
              </w:rPr>
              <w:t>drawback</w:t>
            </w:r>
            <w:r w:rsidRPr="00A54FD6">
              <w:rPr>
                <w:rStyle w:val="apple-converted-space"/>
                <w:rFonts w:eastAsiaTheme="majorEastAsia"/>
              </w:rPr>
              <w:t> </w:t>
            </w:r>
            <w:r w:rsidRPr="00A54FD6">
              <w:t>is that you graduate late.</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Benefit</w:t>
            </w:r>
            <w:r w:rsidRPr="00A54FD6">
              <w:rPr>
                <w:rStyle w:val="apple-converted-space"/>
                <w:rFonts w:eastAsiaTheme="majorEastAsia"/>
              </w:rPr>
              <w:t> </w:t>
            </w:r>
            <w:r w:rsidRPr="00A54FD6">
              <w:t>(n)</w:t>
            </w:r>
          </w:p>
        </w:tc>
        <w:tc>
          <w:tcPr>
            <w:tcW w:w="0" w:type="auto"/>
            <w:vAlign w:val="center"/>
            <w:hideMark/>
          </w:tcPr>
          <w:p w:rsidR="00A54FD6" w:rsidRPr="00A54FD6" w:rsidRDefault="00A54FD6" w:rsidP="00A54FD6">
            <w:pPr>
              <w:spacing w:line="360" w:lineRule="auto"/>
              <w:contextualSpacing/>
            </w:pPr>
            <w:r w:rsidRPr="00A54FD6">
              <w:t>Lợi ích (= Advantage)</w:t>
            </w:r>
          </w:p>
        </w:tc>
        <w:tc>
          <w:tcPr>
            <w:tcW w:w="0" w:type="auto"/>
            <w:vAlign w:val="center"/>
            <w:hideMark/>
          </w:tcPr>
          <w:p w:rsidR="00A54FD6" w:rsidRPr="00A54FD6" w:rsidRDefault="00A54FD6" w:rsidP="00A54FD6">
            <w:pPr>
              <w:spacing w:line="360" w:lineRule="auto"/>
              <w:contextualSpacing/>
            </w:pPr>
            <w:r w:rsidRPr="00A54FD6">
              <w:t>The main</w:t>
            </w:r>
            <w:r w:rsidRPr="00A54FD6">
              <w:rPr>
                <w:rStyle w:val="apple-converted-space"/>
                <w:rFonts w:eastAsiaTheme="majorEastAsia"/>
              </w:rPr>
              <w:t> </w:t>
            </w:r>
            <w:r w:rsidRPr="00A54FD6">
              <w:rPr>
                <w:rStyle w:val="Strong"/>
                <w:rFonts w:eastAsiaTheme="majorEastAsia"/>
              </w:rPr>
              <w:t>benefit</w:t>
            </w:r>
            <w:r w:rsidRPr="00A54FD6">
              <w:rPr>
                <w:rStyle w:val="apple-converted-space"/>
                <w:rFonts w:eastAsiaTheme="majorEastAsia"/>
              </w:rPr>
              <w:t> </w:t>
            </w:r>
            <w:r w:rsidRPr="00A54FD6">
              <w:t>is earning money.</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Soft skills</w:t>
            </w:r>
            <w:r w:rsidRPr="00A54FD6">
              <w:rPr>
                <w:rStyle w:val="apple-converted-space"/>
                <w:rFonts w:eastAsiaTheme="majorEastAsia"/>
              </w:rPr>
              <w:t> </w:t>
            </w:r>
            <w:r w:rsidRPr="00A54FD6">
              <w:t>(n)</w:t>
            </w:r>
          </w:p>
        </w:tc>
        <w:tc>
          <w:tcPr>
            <w:tcW w:w="0" w:type="auto"/>
            <w:vAlign w:val="center"/>
            <w:hideMark/>
          </w:tcPr>
          <w:p w:rsidR="00A54FD6" w:rsidRPr="00A54FD6" w:rsidRDefault="00A54FD6" w:rsidP="00A54FD6">
            <w:pPr>
              <w:spacing w:line="360" w:lineRule="auto"/>
              <w:contextualSpacing/>
            </w:pPr>
            <w:r w:rsidRPr="00A54FD6">
              <w:t>Kỹ năng mềm (giao tiếp, làm việc nhóm)</w:t>
            </w:r>
          </w:p>
        </w:tc>
        <w:tc>
          <w:tcPr>
            <w:tcW w:w="0" w:type="auto"/>
            <w:vAlign w:val="center"/>
            <w:hideMark/>
          </w:tcPr>
          <w:p w:rsidR="00A54FD6" w:rsidRPr="00A54FD6" w:rsidRDefault="00A54FD6" w:rsidP="00A54FD6">
            <w:pPr>
              <w:spacing w:line="360" w:lineRule="auto"/>
              <w:contextualSpacing/>
            </w:pPr>
            <w:r w:rsidRPr="00A54FD6">
              <w:t>Schools do not always teach</w:t>
            </w:r>
            <w:r w:rsidRPr="00A54FD6">
              <w:rPr>
                <w:rStyle w:val="apple-converted-space"/>
                <w:rFonts w:eastAsiaTheme="majorEastAsia"/>
              </w:rPr>
              <w:t> </w:t>
            </w:r>
            <w:r w:rsidRPr="00A54FD6">
              <w:rPr>
                <w:rStyle w:val="Strong"/>
                <w:rFonts w:eastAsiaTheme="majorEastAsia"/>
              </w:rPr>
              <w:t>soft skills</w:t>
            </w:r>
            <w:r w:rsidRPr="00A54FD6">
              <w:t>.</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Mature</w:t>
            </w:r>
            <w:r w:rsidRPr="00A54FD6">
              <w:rPr>
                <w:rStyle w:val="apple-converted-space"/>
                <w:rFonts w:eastAsiaTheme="majorEastAsia"/>
              </w:rPr>
              <w:t> </w:t>
            </w:r>
            <w:r w:rsidRPr="00A54FD6">
              <w:t>(adj)</w:t>
            </w:r>
          </w:p>
        </w:tc>
        <w:tc>
          <w:tcPr>
            <w:tcW w:w="0" w:type="auto"/>
            <w:vAlign w:val="center"/>
            <w:hideMark/>
          </w:tcPr>
          <w:p w:rsidR="00A54FD6" w:rsidRPr="00A54FD6" w:rsidRDefault="00A54FD6" w:rsidP="00A54FD6">
            <w:pPr>
              <w:spacing w:line="360" w:lineRule="auto"/>
              <w:contextualSpacing/>
            </w:pPr>
            <w:r w:rsidRPr="00A54FD6">
              <w:t>Trưởng thành</w:t>
            </w:r>
          </w:p>
        </w:tc>
        <w:tc>
          <w:tcPr>
            <w:tcW w:w="0" w:type="auto"/>
            <w:vAlign w:val="center"/>
            <w:hideMark/>
          </w:tcPr>
          <w:p w:rsidR="00A54FD6" w:rsidRPr="00A54FD6" w:rsidRDefault="00A54FD6" w:rsidP="00A54FD6">
            <w:pPr>
              <w:spacing w:line="360" w:lineRule="auto"/>
              <w:contextualSpacing/>
            </w:pPr>
            <w:r w:rsidRPr="00A54FD6">
              <w:t>Working helps students become more</w:t>
            </w:r>
            <w:r w:rsidRPr="00A54FD6">
              <w:rPr>
                <w:rStyle w:val="apple-converted-space"/>
                <w:rFonts w:eastAsiaTheme="majorEastAsia"/>
              </w:rPr>
              <w:t> </w:t>
            </w:r>
            <w:r w:rsidRPr="00A54FD6">
              <w:rPr>
                <w:rStyle w:val="Strong"/>
                <w:rFonts w:eastAsiaTheme="majorEastAsia"/>
              </w:rPr>
              <w:t>mature</w:t>
            </w:r>
            <w:r w:rsidRPr="00A54FD6">
              <w:t>.</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Independent</w:t>
            </w:r>
            <w:r w:rsidRPr="00A54FD6">
              <w:rPr>
                <w:rStyle w:val="apple-converted-space"/>
                <w:rFonts w:eastAsiaTheme="majorEastAsia"/>
              </w:rPr>
              <w:t> </w:t>
            </w:r>
            <w:r w:rsidRPr="00A54FD6">
              <w:t>(adj)</w:t>
            </w:r>
          </w:p>
        </w:tc>
        <w:tc>
          <w:tcPr>
            <w:tcW w:w="0" w:type="auto"/>
            <w:vAlign w:val="center"/>
            <w:hideMark/>
          </w:tcPr>
          <w:p w:rsidR="00A54FD6" w:rsidRPr="00A54FD6" w:rsidRDefault="00A54FD6" w:rsidP="00A54FD6">
            <w:pPr>
              <w:spacing w:line="360" w:lineRule="auto"/>
              <w:contextualSpacing/>
            </w:pPr>
            <w:r w:rsidRPr="00A54FD6">
              <w:t>Tự lập</w:t>
            </w:r>
          </w:p>
        </w:tc>
        <w:tc>
          <w:tcPr>
            <w:tcW w:w="0" w:type="auto"/>
            <w:vAlign w:val="center"/>
            <w:hideMark/>
          </w:tcPr>
          <w:p w:rsidR="00A54FD6" w:rsidRPr="00A54FD6" w:rsidRDefault="00A54FD6" w:rsidP="00A54FD6">
            <w:pPr>
              <w:spacing w:line="360" w:lineRule="auto"/>
              <w:contextualSpacing/>
            </w:pPr>
            <w:r w:rsidRPr="00A54FD6">
              <w:t>Living away from home makes you</w:t>
            </w:r>
            <w:r w:rsidRPr="00A54FD6">
              <w:rPr>
                <w:rStyle w:val="apple-converted-space"/>
                <w:rFonts w:eastAsiaTheme="majorEastAsia"/>
              </w:rPr>
              <w:t> </w:t>
            </w:r>
            <w:r w:rsidRPr="00A54FD6">
              <w:rPr>
                <w:rStyle w:val="Strong"/>
                <w:rFonts w:eastAsiaTheme="majorEastAsia"/>
              </w:rPr>
              <w:t>independent</w:t>
            </w:r>
            <w:r w:rsidRPr="00A54FD6">
              <w:t>.</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Valuable experience</w:t>
            </w:r>
          </w:p>
        </w:tc>
        <w:tc>
          <w:tcPr>
            <w:tcW w:w="0" w:type="auto"/>
            <w:vAlign w:val="center"/>
            <w:hideMark/>
          </w:tcPr>
          <w:p w:rsidR="00A54FD6" w:rsidRPr="00A54FD6" w:rsidRDefault="00A54FD6" w:rsidP="00A54FD6">
            <w:pPr>
              <w:spacing w:line="360" w:lineRule="auto"/>
              <w:contextualSpacing/>
            </w:pPr>
            <w:r w:rsidRPr="00A54FD6">
              <w:t>Kinh nghiệm quý giá</w:t>
            </w:r>
          </w:p>
        </w:tc>
        <w:tc>
          <w:tcPr>
            <w:tcW w:w="0" w:type="auto"/>
            <w:vAlign w:val="center"/>
            <w:hideMark/>
          </w:tcPr>
          <w:p w:rsidR="00A54FD6" w:rsidRPr="00A54FD6" w:rsidRDefault="00A54FD6" w:rsidP="00A54FD6">
            <w:pPr>
              <w:spacing w:line="360" w:lineRule="auto"/>
              <w:contextualSpacing/>
            </w:pPr>
            <w:r w:rsidRPr="00A54FD6">
              <w:t>Traveling gives us</w:t>
            </w:r>
            <w:r w:rsidRPr="00A54FD6">
              <w:rPr>
                <w:rStyle w:val="apple-converted-space"/>
                <w:rFonts w:eastAsiaTheme="majorEastAsia"/>
              </w:rPr>
              <w:t> </w:t>
            </w:r>
            <w:r w:rsidRPr="00A54FD6">
              <w:rPr>
                <w:rStyle w:val="Strong"/>
                <w:rFonts w:eastAsiaTheme="majorEastAsia"/>
              </w:rPr>
              <w:t>valuable experience</w:t>
            </w:r>
            <w:r w:rsidRPr="00A54FD6">
              <w:t>.</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Lose momentum</w:t>
            </w:r>
          </w:p>
        </w:tc>
        <w:tc>
          <w:tcPr>
            <w:tcW w:w="0" w:type="auto"/>
            <w:vAlign w:val="center"/>
            <w:hideMark/>
          </w:tcPr>
          <w:p w:rsidR="00A54FD6" w:rsidRPr="00A54FD6" w:rsidRDefault="00A54FD6" w:rsidP="00A54FD6">
            <w:pPr>
              <w:spacing w:line="360" w:lineRule="auto"/>
              <w:contextualSpacing/>
            </w:pPr>
            <w:r w:rsidRPr="00A54FD6">
              <w:t>Mất đà, mất hứng thú</w:t>
            </w:r>
          </w:p>
        </w:tc>
        <w:tc>
          <w:tcPr>
            <w:tcW w:w="0" w:type="auto"/>
            <w:vAlign w:val="center"/>
            <w:hideMark/>
          </w:tcPr>
          <w:p w:rsidR="00A54FD6" w:rsidRPr="00A54FD6" w:rsidRDefault="00A54FD6" w:rsidP="00A54FD6">
            <w:pPr>
              <w:spacing w:line="360" w:lineRule="auto"/>
              <w:contextualSpacing/>
            </w:pPr>
            <w:r w:rsidRPr="00A54FD6">
              <w:t>Students might</w:t>
            </w:r>
            <w:r w:rsidRPr="00A54FD6">
              <w:rPr>
                <w:rStyle w:val="apple-converted-space"/>
                <w:rFonts w:eastAsiaTheme="majorEastAsia"/>
              </w:rPr>
              <w:t> </w:t>
            </w:r>
            <w:r w:rsidRPr="00A54FD6">
              <w:rPr>
                <w:rStyle w:val="Strong"/>
                <w:rFonts w:eastAsiaTheme="majorEastAsia"/>
              </w:rPr>
              <w:t>lose momentum</w:t>
            </w:r>
            <w:r w:rsidRPr="00A54FD6">
              <w:rPr>
                <w:rStyle w:val="apple-converted-space"/>
                <w:rFonts w:eastAsiaTheme="majorEastAsia"/>
              </w:rPr>
              <w:t> </w:t>
            </w:r>
            <w:r w:rsidRPr="00A54FD6">
              <w:t>in studying.</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Broaden horizons</w:t>
            </w:r>
          </w:p>
        </w:tc>
        <w:tc>
          <w:tcPr>
            <w:tcW w:w="0" w:type="auto"/>
            <w:vAlign w:val="center"/>
            <w:hideMark/>
          </w:tcPr>
          <w:p w:rsidR="00A54FD6" w:rsidRPr="00A54FD6" w:rsidRDefault="00A54FD6" w:rsidP="00A54FD6">
            <w:pPr>
              <w:spacing w:line="360" w:lineRule="auto"/>
              <w:contextualSpacing/>
            </w:pPr>
            <w:r w:rsidRPr="00A54FD6">
              <w:t>Mở rộng tầm mắt (hiểu biết)</w:t>
            </w:r>
          </w:p>
        </w:tc>
        <w:tc>
          <w:tcPr>
            <w:tcW w:w="0" w:type="auto"/>
            <w:vAlign w:val="center"/>
            <w:hideMark/>
          </w:tcPr>
          <w:p w:rsidR="00A54FD6" w:rsidRPr="00A54FD6" w:rsidRDefault="00A54FD6" w:rsidP="00A54FD6">
            <w:pPr>
              <w:spacing w:line="360" w:lineRule="auto"/>
              <w:contextualSpacing/>
            </w:pPr>
            <w:r w:rsidRPr="00A54FD6">
              <w:t>Traveling helps to</w:t>
            </w:r>
            <w:r w:rsidRPr="00A54FD6">
              <w:rPr>
                <w:rStyle w:val="apple-converted-space"/>
                <w:rFonts w:eastAsiaTheme="majorEastAsia"/>
              </w:rPr>
              <w:t> </w:t>
            </w:r>
            <w:r w:rsidRPr="00A54FD6">
              <w:rPr>
                <w:rStyle w:val="Strong"/>
                <w:rFonts w:eastAsiaTheme="majorEastAsia"/>
              </w:rPr>
              <w:t>broaden horizons</w:t>
            </w:r>
            <w:r w:rsidRPr="00A54FD6">
              <w:t>.</w:t>
            </w:r>
          </w:p>
        </w:tc>
      </w:tr>
      <w:tr w:rsidR="00A54FD6" w:rsidRPr="00A54FD6" w:rsidTr="00A54FD6">
        <w:trPr>
          <w:tblCellSpacing w:w="15" w:type="dxa"/>
        </w:trPr>
        <w:tc>
          <w:tcPr>
            <w:tcW w:w="0" w:type="auto"/>
            <w:vAlign w:val="center"/>
            <w:hideMark/>
          </w:tcPr>
          <w:p w:rsidR="00A54FD6" w:rsidRPr="00A54FD6" w:rsidRDefault="00A54FD6" w:rsidP="00A54FD6">
            <w:pPr>
              <w:spacing w:line="360" w:lineRule="auto"/>
              <w:contextualSpacing/>
            </w:pPr>
            <w:r w:rsidRPr="00A54FD6">
              <w:rPr>
                <w:rStyle w:val="Strong"/>
                <w:rFonts w:eastAsiaTheme="majorEastAsia"/>
              </w:rPr>
              <w:t>Tuition fees</w:t>
            </w:r>
            <w:r w:rsidRPr="00A54FD6">
              <w:rPr>
                <w:rStyle w:val="apple-converted-space"/>
                <w:rFonts w:eastAsiaTheme="majorEastAsia"/>
              </w:rPr>
              <w:t> </w:t>
            </w:r>
            <w:r w:rsidRPr="00A54FD6">
              <w:t>(n)</w:t>
            </w:r>
          </w:p>
        </w:tc>
        <w:tc>
          <w:tcPr>
            <w:tcW w:w="0" w:type="auto"/>
            <w:vAlign w:val="center"/>
            <w:hideMark/>
          </w:tcPr>
          <w:p w:rsidR="00A54FD6" w:rsidRPr="00A54FD6" w:rsidRDefault="00A54FD6" w:rsidP="00A54FD6">
            <w:pPr>
              <w:spacing w:line="360" w:lineRule="auto"/>
              <w:contextualSpacing/>
            </w:pPr>
            <w:r w:rsidRPr="00A54FD6">
              <w:t>Học phí</w:t>
            </w:r>
          </w:p>
        </w:tc>
        <w:tc>
          <w:tcPr>
            <w:tcW w:w="0" w:type="auto"/>
            <w:vAlign w:val="center"/>
            <w:hideMark/>
          </w:tcPr>
          <w:p w:rsidR="00A54FD6" w:rsidRPr="00A54FD6" w:rsidRDefault="00A54FD6" w:rsidP="00A54FD6">
            <w:pPr>
              <w:spacing w:line="360" w:lineRule="auto"/>
              <w:contextualSpacing/>
            </w:pPr>
            <w:r w:rsidRPr="00A54FD6">
              <w:t>They work to save money for</w:t>
            </w:r>
            <w:r w:rsidRPr="00A54FD6">
              <w:rPr>
                <w:rStyle w:val="apple-converted-space"/>
                <w:rFonts w:eastAsiaTheme="majorEastAsia"/>
              </w:rPr>
              <w:t> </w:t>
            </w:r>
            <w:r w:rsidRPr="00A54FD6">
              <w:rPr>
                <w:rStyle w:val="Strong"/>
                <w:rFonts w:eastAsiaTheme="majorEastAsia"/>
              </w:rPr>
              <w:t>tuition fees</w:t>
            </w:r>
            <w:r w:rsidRPr="00A54FD6">
              <w:t>.</w:t>
            </w:r>
          </w:p>
        </w:tc>
      </w:tr>
    </w:tbl>
    <w:p w:rsidR="006C66DD" w:rsidRPr="0015784D" w:rsidRDefault="006C66DD" w:rsidP="006C66DD">
      <w:pPr>
        <w:spacing w:line="360" w:lineRule="auto"/>
        <w:contextualSpacing/>
        <w:jc w:val="both"/>
      </w:pPr>
      <w:r w:rsidRPr="0015784D">
        <w:br w:type="page"/>
      </w:r>
    </w:p>
    <w:p w:rsidR="006C66DD" w:rsidRPr="00202B45" w:rsidRDefault="006C66DD" w:rsidP="006C66DD">
      <w:pPr>
        <w:spacing w:line="360" w:lineRule="auto"/>
        <w:contextualSpacing/>
        <w:jc w:val="both"/>
        <w:rPr>
          <w:b/>
          <w:bCs/>
        </w:rPr>
      </w:pPr>
      <w:r w:rsidRPr="00202B45">
        <w:rPr>
          <w:b/>
          <w:bCs/>
        </w:rPr>
        <w:lastRenderedPageBreak/>
        <w:t>W</w:t>
      </w:r>
      <w:r w:rsidR="00A54FD6">
        <w:rPr>
          <w:b/>
          <w:bCs/>
          <w:lang w:val="en-US"/>
        </w:rPr>
        <w:t>5</w:t>
      </w:r>
      <w:r w:rsidRPr="00202B45">
        <w:rPr>
          <w:b/>
          <w:bCs/>
          <w:lang w:val="vi-VN"/>
        </w:rPr>
        <w:t xml:space="preserve"> (</w:t>
      </w:r>
      <w:r w:rsidR="00A54FD6">
        <w:rPr>
          <w:b/>
          <w:bCs/>
          <w:lang w:val="en-US"/>
        </w:rPr>
        <w:t>Jan</w:t>
      </w:r>
      <w:r w:rsidRPr="00202B45">
        <w:rPr>
          <w:b/>
          <w:bCs/>
          <w:lang w:val="vi-VN"/>
        </w:rPr>
        <w:t xml:space="preserve"> 2</w:t>
      </w:r>
      <w:r w:rsidR="00A54FD6">
        <w:rPr>
          <w:b/>
          <w:bCs/>
          <w:lang w:val="en-US"/>
        </w:rPr>
        <w:t>6</w:t>
      </w:r>
      <w:r w:rsidRPr="00202B45">
        <w:rPr>
          <w:b/>
          <w:bCs/>
          <w:lang w:val="vi-VN"/>
        </w:rPr>
        <w:t>-</w:t>
      </w:r>
      <w:r w:rsidR="00A54FD6">
        <w:rPr>
          <w:b/>
          <w:bCs/>
          <w:lang w:val="en-US"/>
        </w:rPr>
        <w:t>Feb</w:t>
      </w:r>
      <w:r w:rsidRPr="00202B45">
        <w:rPr>
          <w:b/>
          <w:bCs/>
          <w:lang w:val="vi-VN"/>
        </w:rPr>
        <w:t xml:space="preserve"> </w:t>
      </w:r>
      <w:r w:rsidR="00A54FD6">
        <w:rPr>
          <w:b/>
          <w:bCs/>
          <w:lang w:val="en-US"/>
        </w:rPr>
        <w:t>1</w:t>
      </w:r>
      <w:r w:rsidRPr="00202B45">
        <w:rPr>
          <w:b/>
          <w:bCs/>
          <w:lang w:val="vi-VN"/>
        </w:rPr>
        <w:t>)</w:t>
      </w:r>
      <w:r w:rsidRPr="00202B45">
        <w:rPr>
          <w:b/>
          <w:bCs/>
        </w:rPr>
        <w:t>: Reading</w:t>
      </w:r>
    </w:p>
    <w:p w:rsidR="00A54FD6" w:rsidRPr="00A54FD6" w:rsidRDefault="00445C0F" w:rsidP="00A54FD6">
      <w:pPr>
        <w:spacing w:line="360" w:lineRule="auto"/>
        <w:contextualSpacing/>
        <w:jc w:val="both"/>
      </w:pPr>
      <w:r>
        <w:rPr>
          <w:noProof/>
        </w:rPr>
        <w:pict>
          <v:rect id="_x0000_i1035" alt="" style="width:468pt;height:.05pt;mso-width-percent:0;mso-height-percent:0;mso-width-percent:0;mso-height-percent:0" o:hralign="center" o:hrstd="t" o:hr="t" fillcolor="#a0a0a0" stroked="f"/>
        </w:pict>
      </w:r>
    </w:p>
    <w:p w:rsidR="00A54FD6" w:rsidRPr="00A54FD6" w:rsidRDefault="00A54FD6" w:rsidP="00A54FD6">
      <w:pPr>
        <w:pStyle w:val="Heading2"/>
        <w:spacing w:before="0" w:after="0" w:line="360" w:lineRule="auto"/>
        <w:contextualSpacing/>
        <w:jc w:val="center"/>
        <w:textAlignment w:val="baseline"/>
        <w:rPr>
          <w:rFonts w:ascii="Times New Roman" w:hAnsi="Times New Roman" w:cs="Times New Roman"/>
          <w:color w:val="333333"/>
          <w:sz w:val="24"/>
          <w:szCs w:val="24"/>
        </w:rPr>
      </w:pPr>
      <w:r w:rsidRPr="00A54FD6">
        <w:rPr>
          <w:rStyle w:val="Strong"/>
          <w:rFonts w:ascii="Times New Roman" w:hAnsi="Times New Roman" w:cs="Times New Roman"/>
          <w:color w:val="333333"/>
          <w:sz w:val="24"/>
          <w:szCs w:val="24"/>
          <w:bdr w:val="none" w:sz="0" w:space="0" w:color="auto" w:frame="1"/>
        </w:rPr>
        <w:t>The Eﬀects of Deforestation</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A</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Every year it is estimated that roughly 5.2 million hectares (52,000 km2 of the forest is lost worldwide. That is a net figure, meaning it represents the area of the forest not replaced. T put this size in context, that is an area of land the size of Croatia lost every single year. There is a wide range of negative effects from deforestation that range from the smallest biological processes right up to the health of our planet as a whole. On a human level, millions of lives are affected every year by flooding and landslides that often result from deforestation.</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B</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There are 5 million people living in areas deemed at risk of flooding in England and Wales. Global warming, in part, worsened by deforestation, is responsible for higher rainfalls in Britain in recent decades. Although it can be argued that demand for cheap housing has meant more houses are being built in at-risk areas, the extent of the flooding is increasing. The presence of forests and trees along streams and rivers acts like a net. The trees catch and store water, but also hold the soil together, preventing erosion. By removing the trees, the land is more easily eroded increasing the risk of landslides and also, after precipitation, less water is intercepted when trees are absent and so more enters rivers, increasing the risk of flooding.</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C</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It is well documented that forests are essential to the atmospheric balance of our planet, and therefore our own wellbeing too. Scientists agree unequivocally that global warming is a real and serious threat to our planet. Deforestation releases 15% of all greenhouse gas emissions. One-third of the carbon dioxide emissions created by human activity comes from deforestation around the globe.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D</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 xml:space="preserve">In his book Collapse, about the disappearance of various ancient civilisations, writer Jared Diamond theorises about the decline of the natives of Easter Island. European missionaries first arrived on the island in 1722. Research suggested that the island, whose population was in the region of two to three thousand at the time, had once been much higher at fifteen thousand people. This small native population survived on the island despite there being no trees at all. </w:t>
      </w:r>
      <w:r w:rsidRPr="00A54FD6">
        <w:rPr>
          <w:color w:val="353535"/>
          <w:bdr w:val="none" w:sz="0" w:space="0" w:color="auto" w:frame="1"/>
        </w:rPr>
        <w:lastRenderedPageBreak/>
        <w:t>Archaeological digs uncovered evidence of trees once flourishing on the island. The uncontrolled deforestation not only led to the eradication of all such natural resources from the island but also greatly impacted the number of people the island could sustain. This underlines the importance of forest management, not only for useful building materials but also for food as well.</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Forestry management is important to make sure that stocks are not depleted and that whatever is cut down is replaced. Without sustainable development of forests, the levels of deforestation are only going to worsen as the global population continues to rise, creating a higher demand for the products of forests. Just as important though is consumer awareness. Simple changes in consumer activity can make a huge difference. These changes in behaviour include, but are not limited to, recycling all recyclable material; buying recycled products and looking for the FSC sustainably sourced forest products logo on any wood or paper products.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F</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Japan is often used as a model of exemplary forest management. During the Edo period between 1603 and 1868 drastic action was taken to reverse the country’s serious exploitative deforestation problem. Whilst the solution was quite complex, one key aspect of its success was the encouragement of cooperation between villagers. This process of collaboration and re-education of the population saved Japan’s forests. According to the World Bank, 68.5% of Japanese land area is covered by forest, making it one of the best performing economically developed nations in this regard.</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G</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There is, of course, a negative impact of Japan’s forest management. There is still a high demand for wood products in the country, and the majority of these resources are simply imported from other, poorer nations. Indonesia is a prime example of a country that has lost large swaths of its forest cover due to foreign demand from countries like Japan. This is in addition to other issues such as poor domestic forest management, weaker laws and local corruption. Located around the Equator, Indonesia has an ideal climate for the rainforest. Sadly much of this natural resource is lost every year. Forest cover is now down to less than 51% from 65.4% in 1990. This alone is proof that more needs to be done globally to manage forests.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H</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lastRenderedPageBreak/>
        <w:t>China is leading the way in recent years for replenishing their forests. The Chinese government began the Three-North Shelter Forest Program in 1978, with aims to complete the planting of a green wall, measuring 2,800 miles in length by its completion in 2050. Of course, this program is in many ways forced by nature itself; the expansion of the Gobi Desert threatened to destroy thousands of square miles of grassland annually through desertification. This is a process often exacerbated by deforestation in the first place, and so represents an attempt to buck the trend. Forested land in China rose from 17% to 22% from 1990 to 2015 making China one of the few developing nations to reverse the negative trend.</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Glossary</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Emphasis"/>
          <w:rFonts w:eastAsiaTheme="majorEastAsia"/>
          <w:color w:val="353535"/>
          <w:bdr w:val="none" w:sz="0" w:space="0" w:color="auto" w:frame="1"/>
        </w:rPr>
        <w:t>exemplary</w:t>
      </w:r>
      <w:r w:rsidRPr="00A54FD6">
        <w:rPr>
          <w:color w:val="353535"/>
          <w:bdr w:val="none" w:sz="0" w:space="0" w:color="auto" w:frame="1"/>
        </w:rPr>
        <w:t>: serving as a perfect example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Emphasis"/>
          <w:rFonts w:eastAsiaTheme="majorEastAsia"/>
          <w:color w:val="353535"/>
          <w:bdr w:val="none" w:sz="0" w:space="0" w:color="auto" w:frame="1"/>
        </w:rPr>
        <w:t>exacerbate</w:t>
      </w:r>
      <w:r w:rsidRPr="00A54FD6">
        <w:rPr>
          <w:color w:val="353535"/>
          <w:bdr w:val="none" w:sz="0" w:space="0" w:color="auto" w:frame="1"/>
        </w:rPr>
        <w:t>: make worse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p>
    <w:p w:rsidR="00A54FD6" w:rsidRPr="00A54FD6" w:rsidRDefault="00A54FD6" w:rsidP="00A54FD6">
      <w:pPr>
        <w:pStyle w:val="Heading4"/>
        <w:spacing w:before="0" w:after="0" w:line="360" w:lineRule="auto"/>
        <w:contextualSpacing/>
        <w:jc w:val="both"/>
        <w:textAlignment w:val="baseline"/>
        <w:rPr>
          <w:rFonts w:ascii="Times New Roman" w:hAnsi="Times New Roman" w:cs="Times New Roman"/>
          <w:color w:val="333333"/>
        </w:rPr>
      </w:pPr>
      <w:r w:rsidRPr="00A54FD6">
        <w:rPr>
          <w:rStyle w:val="Strong"/>
          <w:rFonts w:ascii="Times New Roman" w:hAnsi="Times New Roman" w:cs="Times New Roman"/>
          <w:b w:val="0"/>
          <w:bCs w:val="0"/>
          <w:color w:val="333333"/>
          <w:bdr w:val="none" w:sz="0" w:space="0" w:color="auto" w:frame="1"/>
        </w:rPr>
        <w:t>Questions 14-20</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The reading passage below has eight paragraphs,</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A-H</w:t>
      </w:r>
      <w:r w:rsidRPr="00A54FD6">
        <w:rPr>
          <w:color w:val="353535"/>
          <w:bdr w:val="none" w:sz="0" w:space="0" w:color="auto" w:frame="1"/>
        </w:rPr>
        <w:t>.</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Choose the correct heading for each paragraph from the list of headings below.</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Emphasis"/>
          <w:rFonts w:eastAsiaTheme="majorEastAsia"/>
          <w:color w:val="353535"/>
          <w:bdr w:val="none" w:sz="0" w:space="0" w:color="auto" w:frame="1"/>
        </w:rPr>
        <w:t>Write the correct number,</w:t>
      </w:r>
      <w:r w:rsidRPr="00A54FD6">
        <w:rPr>
          <w:rStyle w:val="apple-converted-space"/>
          <w:rFonts w:eastAsiaTheme="majorEastAsia"/>
          <w:i/>
          <w:iCs/>
          <w:color w:val="353535"/>
          <w:bdr w:val="none" w:sz="0" w:space="0" w:color="auto" w:frame="1"/>
        </w:rPr>
        <w:t> </w:t>
      </w:r>
      <w:r w:rsidRPr="00A54FD6">
        <w:rPr>
          <w:rStyle w:val="Strong"/>
          <w:rFonts w:eastAsiaTheme="majorEastAsia"/>
          <w:i/>
          <w:iCs/>
          <w:color w:val="353535"/>
          <w:bdr w:val="none" w:sz="0" w:space="0" w:color="auto" w:frame="1"/>
        </w:rPr>
        <w:t>i-xi</w:t>
      </w:r>
      <w:r w:rsidRPr="00A54FD6">
        <w:rPr>
          <w:rStyle w:val="Emphasis"/>
          <w:rFonts w:eastAsiaTheme="majorEastAsia"/>
          <w:color w:val="353535"/>
          <w:bdr w:val="none" w:sz="0" w:space="0" w:color="auto" w:frame="1"/>
        </w:rPr>
        <w:t>, in boxes</w:t>
      </w:r>
      <w:r w:rsidRPr="00A54FD6">
        <w:rPr>
          <w:rStyle w:val="apple-converted-space"/>
          <w:rFonts w:eastAsiaTheme="majorEastAsia"/>
          <w:i/>
          <w:iCs/>
          <w:color w:val="353535"/>
          <w:bdr w:val="none" w:sz="0" w:space="0" w:color="auto" w:frame="1"/>
        </w:rPr>
        <w:t> </w:t>
      </w:r>
      <w:r w:rsidRPr="00A54FD6">
        <w:rPr>
          <w:rStyle w:val="Strong"/>
          <w:rFonts w:eastAsiaTheme="majorEastAsia"/>
          <w:i/>
          <w:iCs/>
          <w:color w:val="353535"/>
          <w:bdr w:val="none" w:sz="0" w:space="0" w:color="auto" w:frame="1"/>
        </w:rPr>
        <w:t>14-20</w:t>
      </w:r>
      <w:r w:rsidRPr="00A54FD6">
        <w:rPr>
          <w:rStyle w:val="apple-converted-space"/>
          <w:rFonts w:eastAsiaTheme="majorEastAsia"/>
          <w:i/>
          <w:iCs/>
          <w:color w:val="353535"/>
          <w:bdr w:val="none" w:sz="0" w:space="0" w:color="auto" w:frame="1"/>
        </w:rPr>
        <w:t> </w:t>
      </w:r>
      <w:r w:rsidRPr="00A54FD6">
        <w:rPr>
          <w:rStyle w:val="Emphasis"/>
          <w:rFonts w:eastAsiaTheme="majorEastAsia"/>
          <w:color w:val="353535"/>
          <w:bdr w:val="none" w:sz="0" w:space="0" w:color="auto" w:frame="1"/>
        </w:rPr>
        <w:t>on your answer sheet.</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i</w:t>
      </w:r>
      <w:r w:rsidRPr="00A54FD6">
        <w:rPr>
          <w:color w:val="353535"/>
          <w:bdr w:val="none" w:sz="0" w:space="0" w:color="auto" w:frame="1"/>
        </w:rPr>
        <w:t>           Atmospheric impacts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ii</w:t>
      </w:r>
      <w:r w:rsidRPr="00A54FD6">
        <w:rPr>
          <w:color w:val="353535"/>
          <w:bdr w:val="none" w:sz="0" w:space="0" w:color="auto" w:frame="1"/>
        </w:rPr>
        <w:t>          Ideal forestry management example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iii</w:t>
      </w:r>
      <w:r w:rsidRPr="00A54FD6">
        <w:rPr>
          <w:color w:val="353535"/>
          <w:bdr w:val="none" w:sz="0" w:space="0" w:color="auto" w:frame="1"/>
        </w:rPr>
        <w:t>         No trees, less people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iv</w:t>
      </w:r>
      <w:r w:rsidRPr="00A54FD6">
        <w:rPr>
          <w:color w:val="353535"/>
          <w:bdr w:val="none" w:sz="0" w:space="0" w:color="auto" w:frame="1"/>
        </w:rPr>
        <w:t>         Good uses for wood</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v</w:t>
      </w:r>
      <w:r w:rsidRPr="00A54FD6">
        <w:rPr>
          <w:color w:val="353535"/>
          <w:bdr w:val="none" w:sz="0" w:space="0" w:color="auto" w:frame="1"/>
        </w:rPr>
        <w:t>          Looking after the forests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vi</w:t>
      </w:r>
      <w:r w:rsidRPr="00A54FD6">
        <w:rPr>
          <w:color w:val="353535"/>
          <w:bdr w:val="none" w:sz="0" w:space="0" w:color="auto" w:frame="1"/>
        </w:rPr>
        <w:t>         Numbers of lost trees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vii</w:t>
      </w:r>
      <w:r w:rsidRPr="00A54FD6">
        <w:rPr>
          <w:color w:val="353535"/>
          <w:bdr w:val="none" w:sz="0" w:space="0" w:color="auto" w:frame="1"/>
        </w:rPr>
        <w:t>        Wasted water</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viii</w:t>
      </w:r>
      <w:r w:rsidRPr="00A54FD6">
        <w:rPr>
          <w:color w:val="353535"/>
          <w:bdr w:val="none" w:sz="0" w:space="0" w:color="auto" w:frame="1"/>
        </w:rPr>
        <w:t>       Replanting forests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ix</w:t>
      </w:r>
      <w:r w:rsidRPr="00A54FD6">
        <w:rPr>
          <w:color w:val="353535"/>
          <w:bdr w:val="none" w:sz="0" w:space="0" w:color="auto" w:frame="1"/>
        </w:rPr>
        <w:t>         Happy trees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x</w:t>
      </w:r>
      <w:r w:rsidRPr="00A54FD6">
        <w:rPr>
          <w:color w:val="353535"/>
          <w:bdr w:val="none" w:sz="0" w:space="0" w:color="auto" w:frame="1"/>
        </w:rPr>
        <w:t>          Flood risks</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xi</w:t>
      </w:r>
      <w:r w:rsidRPr="00A54FD6">
        <w:rPr>
          <w:color w:val="353535"/>
          <w:bdr w:val="none" w:sz="0" w:space="0" w:color="auto" w:frame="1"/>
        </w:rPr>
        <w:t>         Poorer nations at higher risk</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Example             Answer</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A</w:t>
      </w:r>
      <w:r w:rsidRPr="00A54FD6">
        <w:rPr>
          <w:color w:val="353535"/>
          <w:bdr w:val="none" w:sz="0" w:space="0" w:color="auto" w:frame="1"/>
        </w:rPr>
        <w:t>      </w:t>
      </w:r>
      <w:r w:rsidRPr="00A54FD6">
        <w:rPr>
          <w:rStyle w:val="Emphasis"/>
          <w:rFonts w:eastAsiaTheme="majorEastAsia"/>
          <w:b/>
          <w:bCs/>
          <w:color w:val="353535"/>
          <w:bdr w:val="none" w:sz="0" w:space="0" w:color="auto" w:frame="1"/>
        </w:rPr>
        <w:t>vi</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14</w:t>
      </w:r>
      <w:r w:rsidRPr="00A54FD6">
        <w:rPr>
          <w:rStyle w:val="apple-converted-space"/>
          <w:rFonts w:eastAsiaTheme="majorEastAsia"/>
          <w:color w:val="353535"/>
          <w:bdr w:val="none" w:sz="0" w:space="0" w:color="auto" w:frame="1"/>
        </w:rPr>
        <w:t> </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B</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15</w:t>
      </w:r>
      <w:r w:rsidRPr="00A54FD6">
        <w:rPr>
          <w:rStyle w:val="apple-converted-space"/>
          <w:rFonts w:eastAsiaTheme="majorEastAsia"/>
          <w:color w:val="353535"/>
          <w:bdr w:val="none" w:sz="0" w:space="0" w:color="auto" w:frame="1"/>
        </w:rPr>
        <w:t> </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C</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lastRenderedPageBreak/>
        <w:t>16</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D</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17</w:t>
      </w:r>
      <w:r w:rsidRPr="00A54FD6">
        <w:rPr>
          <w:rStyle w:val="apple-converted-space"/>
          <w:rFonts w:eastAsiaTheme="majorEastAsia"/>
          <w:color w:val="353535"/>
          <w:bdr w:val="none" w:sz="0" w:space="0" w:color="auto" w:frame="1"/>
        </w:rPr>
        <w:t> </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E</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18</w:t>
      </w:r>
      <w:r w:rsidRPr="00A54FD6">
        <w:rPr>
          <w:rStyle w:val="apple-converted-space"/>
          <w:rFonts w:eastAsiaTheme="majorEastAsia"/>
          <w:color w:val="353535"/>
          <w:bdr w:val="none" w:sz="0" w:space="0" w:color="auto" w:frame="1"/>
        </w:rPr>
        <w:t> </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F</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19</w:t>
      </w:r>
      <w:r w:rsidRPr="00A54FD6">
        <w:rPr>
          <w:rStyle w:val="apple-converted-space"/>
          <w:rFonts w:eastAsiaTheme="majorEastAsia"/>
          <w:color w:val="353535"/>
          <w:bdr w:val="none" w:sz="0" w:space="0" w:color="auto" w:frame="1"/>
        </w:rPr>
        <w:t> </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G</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Strong"/>
          <w:rFonts w:eastAsiaTheme="majorEastAsia"/>
          <w:color w:val="353535"/>
          <w:bdr w:val="none" w:sz="0" w:space="0" w:color="auto" w:frame="1"/>
        </w:rPr>
        <w:t>20</w:t>
      </w:r>
      <w:r w:rsidRPr="00A54FD6">
        <w:rPr>
          <w:color w:val="353535"/>
          <w:bdr w:val="none" w:sz="0" w:space="0" w:color="auto" w:frame="1"/>
        </w:rPr>
        <w:t>   Paragraph</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H</w:t>
      </w:r>
    </w:p>
    <w:p w:rsidR="00A54FD6" w:rsidRDefault="00A54FD6" w:rsidP="00A54FD6">
      <w:pPr>
        <w:pStyle w:val="Heading4"/>
        <w:spacing w:before="0" w:after="0" w:line="360" w:lineRule="auto"/>
        <w:contextualSpacing/>
        <w:jc w:val="both"/>
        <w:textAlignment w:val="baseline"/>
        <w:rPr>
          <w:rStyle w:val="Strong"/>
          <w:rFonts w:ascii="Times New Roman" w:hAnsi="Times New Roman" w:cs="Times New Roman"/>
          <w:b w:val="0"/>
          <w:bCs w:val="0"/>
          <w:color w:val="333333"/>
          <w:bdr w:val="none" w:sz="0" w:space="0" w:color="auto" w:frame="1"/>
        </w:rPr>
      </w:pPr>
    </w:p>
    <w:p w:rsidR="00A54FD6" w:rsidRPr="00A54FD6" w:rsidRDefault="00A54FD6" w:rsidP="00A54FD6">
      <w:pPr>
        <w:pStyle w:val="Heading4"/>
        <w:spacing w:before="0" w:after="0" w:line="360" w:lineRule="auto"/>
        <w:contextualSpacing/>
        <w:jc w:val="both"/>
        <w:textAlignment w:val="baseline"/>
        <w:rPr>
          <w:rFonts w:ascii="Times New Roman" w:hAnsi="Times New Roman" w:cs="Times New Roman"/>
          <w:color w:val="333333"/>
        </w:rPr>
      </w:pPr>
      <w:r w:rsidRPr="00A54FD6">
        <w:rPr>
          <w:rStyle w:val="Strong"/>
          <w:rFonts w:ascii="Times New Roman" w:hAnsi="Times New Roman" w:cs="Times New Roman"/>
          <w:b w:val="0"/>
          <w:bCs w:val="0"/>
          <w:color w:val="333333"/>
          <w:bdr w:val="none" w:sz="0" w:space="0" w:color="auto" w:frame="1"/>
        </w:rPr>
        <w:t>Questions 21-26</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Complete the summary below.</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Choose</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NO MORE THAN TWO WORDS AND/OR A NUMBER</w:t>
      </w:r>
      <w:r w:rsidRPr="00A54FD6">
        <w:rPr>
          <w:rStyle w:val="apple-converted-space"/>
          <w:rFonts w:eastAsiaTheme="majorEastAsia"/>
          <w:color w:val="353535"/>
          <w:bdr w:val="none" w:sz="0" w:space="0" w:color="auto" w:frame="1"/>
        </w:rPr>
        <w:t> </w:t>
      </w:r>
      <w:r w:rsidRPr="00A54FD6">
        <w:rPr>
          <w:color w:val="353535"/>
          <w:bdr w:val="none" w:sz="0" w:space="0" w:color="auto" w:frame="1"/>
        </w:rPr>
        <w:t>from the passage for each answer.</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rStyle w:val="Emphasis"/>
          <w:rFonts w:eastAsiaTheme="majorEastAsia"/>
          <w:color w:val="353535"/>
          <w:bdr w:val="none" w:sz="0" w:space="0" w:color="auto" w:frame="1"/>
        </w:rPr>
        <w:t>Write your answers in boxes</w:t>
      </w:r>
      <w:r w:rsidRPr="00A54FD6">
        <w:rPr>
          <w:rStyle w:val="apple-converted-space"/>
          <w:rFonts w:eastAsiaTheme="majorEastAsia"/>
          <w:i/>
          <w:iCs/>
          <w:color w:val="353535"/>
          <w:bdr w:val="none" w:sz="0" w:space="0" w:color="auto" w:frame="1"/>
        </w:rPr>
        <w:t> </w:t>
      </w:r>
      <w:r w:rsidRPr="00A54FD6">
        <w:rPr>
          <w:rStyle w:val="Strong"/>
          <w:rFonts w:eastAsiaTheme="majorEastAsia"/>
          <w:i/>
          <w:iCs/>
          <w:color w:val="353535"/>
          <w:bdr w:val="none" w:sz="0" w:space="0" w:color="auto" w:frame="1"/>
        </w:rPr>
        <w:t>21-26</w:t>
      </w:r>
      <w:r w:rsidRPr="00A54FD6">
        <w:rPr>
          <w:rStyle w:val="apple-converted-space"/>
          <w:rFonts w:eastAsiaTheme="majorEastAsia"/>
          <w:i/>
          <w:iCs/>
          <w:color w:val="353535"/>
          <w:bdr w:val="none" w:sz="0" w:space="0" w:color="auto" w:frame="1"/>
        </w:rPr>
        <w:t> </w:t>
      </w:r>
      <w:r w:rsidRPr="00A54FD6">
        <w:rPr>
          <w:rStyle w:val="Emphasis"/>
          <w:rFonts w:eastAsiaTheme="majorEastAsia"/>
          <w:color w:val="353535"/>
          <w:bdr w:val="none" w:sz="0" w:space="0" w:color="auto" w:frame="1"/>
        </w:rPr>
        <w:t>on your answer sheet.</w:t>
      </w:r>
    </w:p>
    <w:p w:rsidR="00A54FD6" w:rsidRPr="00A54FD6" w:rsidRDefault="00A54FD6" w:rsidP="00A54FD6">
      <w:pPr>
        <w:pStyle w:val="NormalWeb"/>
        <w:spacing w:before="0" w:beforeAutospacing="0" w:after="0" w:afterAutospacing="0" w:line="360" w:lineRule="auto"/>
        <w:contextualSpacing/>
        <w:jc w:val="both"/>
        <w:textAlignment w:val="baseline"/>
        <w:rPr>
          <w:color w:val="353535"/>
        </w:rPr>
      </w:pPr>
      <w:r w:rsidRPr="00A54FD6">
        <w:rPr>
          <w:color w:val="353535"/>
          <w:bdr w:val="none" w:sz="0" w:space="0" w:color="auto" w:frame="1"/>
        </w:rPr>
        <w:t>The effects of deforestation are widespread and various. Some examples include flooding at a local scale to the wider effects of global warming on a worldwide scale. In Britain, for example,</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21</w:t>
      </w:r>
      <w:r w:rsidRPr="00A54FD6">
        <w:rPr>
          <w:rStyle w:val="apple-converted-space"/>
          <w:rFonts w:eastAsiaTheme="majorEastAsia"/>
          <w:color w:val="353535"/>
          <w:bdr w:val="none" w:sz="0" w:space="0" w:color="auto" w:frame="1"/>
        </w:rPr>
        <w:t> </w:t>
      </w:r>
      <w:r w:rsidRPr="00A54FD6">
        <w:rPr>
          <w:color w:val="353535"/>
          <w:bdr w:val="none" w:sz="0" w:space="0" w:color="auto" w:frame="1"/>
        </w:rPr>
        <w:t>…………………. people live in areas at risk of flooding. This risk is increased by deforestation. Trees catch and</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22</w:t>
      </w:r>
      <w:r w:rsidRPr="00A54FD6">
        <w:rPr>
          <w:rStyle w:val="apple-converted-space"/>
          <w:rFonts w:eastAsiaTheme="majorEastAsia"/>
          <w:color w:val="353535"/>
          <w:bdr w:val="none" w:sz="0" w:space="0" w:color="auto" w:frame="1"/>
        </w:rPr>
        <w:t> </w:t>
      </w:r>
      <w:r w:rsidRPr="00A54FD6">
        <w:rPr>
          <w:color w:val="353535"/>
          <w:bdr w:val="none" w:sz="0" w:space="0" w:color="auto" w:frame="1"/>
        </w:rPr>
        <w:t>………………… water lowering the chance of flooding. By removing trees land erosion is also higher, increasing the chance of</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23</w:t>
      </w:r>
      <w:r w:rsidRPr="00A54FD6">
        <w:rPr>
          <w:rStyle w:val="apple-converted-space"/>
          <w:rFonts w:eastAsiaTheme="majorEastAsia"/>
          <w:color w:val="353535"/>
          <w:bdr w:val="none" w:sz="0" w:space="0" w:color="auto" w:frame="1"/>
        </w:rPr>
        <w:t> </w:t>
      </w:r>
      <w:r w:rsidRPr="00A54FD6">
        <w:rPr>
          <w:color w:val="353535"/>
          <w:bdr w:val="none" w:sz="0" w:space="0" w:color="auto" w:frame="1"/>
        </w:rPr>
        <w:t>………………… Deforestation also affects global warming by contributing 15% of the</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24</w:t>
      </w:r>
      <w:r w:rsidRPr="00A54FD6">
        <w:rPr>
          <w:rStyle w:val="apple-converted-space"/>
          <w:rFonts w:eastAsiaTheme="majorEastAsia"/>
          <w:color w:val="353535"/>
          <w:bdr w:val="none" w:sz="0" w:space="0" w:color="auto" w:frame="1"/>
        </w:rPr>
        <w:t> </w:t>
      </w:r>
      <w:r w:rsidRPr="00A54FD6">
        <w:rPr>
          <w:color w:val="353535"/>
          <w:bdr w:val="none" w:sz="0" w:space="0" w:color="auto" w:frame="1"/>
        </w:rPr>
        <w:t>…………………. of greenhouse gasses. To make sure that the cutting down of trees is done in a sustainable way, good forestry</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25</w:t>
      </w:r>
      <w:r w:rsidRPr="00A54FD6">
        <w:rPr>
          <w:rStyle w:val="apple-converted-space"/>
          <w:rFonts w:eastAsiaTheme="majorEastAsia"/>
          <w:color w:val="353535"/>
          <w:bdr w:val="none" w:sz="0" w:space="0" w:color="auto" w:frame="1"/>
        </w:rPr>
        <w:t> </w:t>
      </w:r>
      <w:r w:rsidRPr="00A54FD6">
        <w:rPr>
          <w:color w:val="353535"/>
          <w:bdr w:val="none" w:sz="0" w:space="0" w:color="auto" w:frame="1"/>
        </w:rPr>
        <w:t>…………………. is important. In most countries, more trees are cut down every year than planted. One country that is reversing this trend is China, making it one of the few nations to</w:t>
      </w:r>
      <w:r w:rsidRPr="00A54FD6">
        <w:rPr>
          <w:rStyle w:val="apple-converted-space"/>
          <w:rFonts w:eastAsiaTheme="majorEastAsia"/>
          <w:color w:val="353535"/>
          <w:bdr w:val="none" w:sz="0" w:space="0" w:color="auto" w:frame="1"/>
        </w:rPr>
        <w:t> </w:t>
      </w:r>
      <w:r w:rsidRPr="00A54FD6">
        <w:rPr>
          <w:rStyle w:val="Strong"/>
          <w:rFonts w:eastAsiaTheme="majorEastAsia"/>
          <w:color w:val="353535"/>
          <w:bdr w:val="none" w:sz="0" w:space="0" w:color="auto" w:frame="1"/>
        </w:rPr>
        <w:t>26</w:t>
      </w:r>
      <w:r w:rsidRPr="00A54FD6">
        <w:rPr>
          <w:rStyle w:val="apple-converted-space"/>
          <w:rFonts w:eastAsiaTheme="majorEastAsia"/>
          <w:color w:val="353535"/>
          <w:bdr w:val="none" w:sz="0" w:space="0" w:color="auto" w:frame="1"/>
        </w:rPr>
        <w:t> </w:t>
      </w:r>
      <w:r w:rsidRPr="00A54FD6">
        <w:rPr>
          <w:color w:val="353535"/>
          <w:bdr w:val="none" w:sz="0" w:space="0" w:color="auto" w:frame="1"/>
        </w:rPr>
        <w:t>………………….. the more common negative trend.</w:t>
      </w:r>
    </w:p>
    <w:p w:rsidR="006C66DD" w:rsidRPr="00A54FD6" w:rsidRDefault="00445C0F" w:rsidP="00A54FD6">
      <w:pPr>
        <w:spacing w:line="360" w:lineRule="auto"/>
        <w:contextualSpacing/>
        <w:jc w:val="both"/>
        <w:rPr>
          <w:lang w:val="vi-VN"/>
        </w:rPr>
      </w:pPr>
      <w:r>
        <w:rPr>
          <w:noProof/>
        </w:rPr>
        <w:pict>
          <v:rect id="_x0000_i1034" alt="" style="width:468pt;height:.05pt;mso-width-percent:0;mso-height-percent:0;mso-width-percent:0;mso-height-percent:0" o:hralign="center" o:hrstd="t" o:hr="t" fillcolor="#a0a0a0" stroked="f"/>
        </w:pict>
      </w:r>
    </w:p>
    <w:p w:rsidR="006C66DD" w:rsidRPr="00B24AA2" w:rsidRDefault="006C66DD" w:rsidP="00B24AA2">
      <w:pPr>
        <w:spacing w:line="360" w:lineRule="auto"/>
        <w:contextualSpacing/>
        <w:jc w:val="both"/>
        <w:rPr>
          <w:rFonts w:eastAsiaTheme="minorHAnsi"/>
          <w:b/>
          <w:bCs/>
          <w:color w:val="081C36"/>
          <w:spacing w:val="3"/>
          <w:lang w:val="vi-VN"/>
        </w:rPr>
      </w:pPr>
      <w:r w:rsidRPr="00B24AA2">
        <w:rPr>
          <w:b/>
          <w:bCs/>
          <w:lang w:val="vi-VN"/>
        </w:rPr>
        <w:t>Hướng dẫn giải:</w:t>
      </w:r>
    </w:p>
    <w:p w:rsidR="00B24AA2" w:rsidRPr="00B24AA2" w:rsidRDefault="00B24AA2" w:rsidP="00B24AA2">
      <w:pPr>
        <w:pStyle w:val="Heading3"/>
        <w:spacing w:before="0" w:after="0" w:line="360" w:lineRule="auto"/>
        <w:contextualSpacing/>
        <w:jc w:val="both"/>
        <w:rPr>
          <w:rFonts w:ascii="Times New Roman" w:hAnsi="Times New Roman" w:cs="Times New Roman"/>
          <w:b/>
          <w:bCs/>
          <w:color w:val="000000"/>
          <w:sz w:val="24"/>
          <w:szCs w:val="24"/>
        </w:rPr>
      </w:pPr>
      <w:r w:rsidRPr="00B24AA2">
        <w:rPr>
          <w:rFonts w:ascii="Times New Roman" w:hAnsi="Times New Roman" w:cs="Times New Roman"/>
          <w:b/>
          <w:bCs/>
          <w:color w:val="000000"/>
          <w:sz w:val="24"/>
          <w:szCs w:val="24"/>
        </w:rPr>
        <w:t>Phần I: Câu hỏi 14-20 (Matching Headings)</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Strong"/>
          <w:rFonts w:eastAsiaTheme="majorEastAsia"/>
          <w:color w:val="000000"/>
        </w:rPr>
        <w:t>Mục tiêu:</w:t>
      </w:r>
      <w:r w:rsidRPr="00B24AA2">
        <w:rPr>
          <w:rStyle w:val="apple-converted-space"/>
          <w:rFonts w:eastAsiaTheme="majorEastAsia"/>
          <w:color w:val="000000"/>
        </w:rPr>
        <w:t> </w:t>
      </w:r>
      <w:r w:rsidRPr="00B24AA2">
        <w:rPr>
          <w:color w:val="000000"/>
        </w:rPr>
        <w:t>Nắm bắt ý chính của đoạn văn và tìm tiêu đề tương ứng trong danh sách cho sẵn.</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Strong"/>
          <w:rFonts w:eastAsiaTheme="majorEastAsia"/>
          <w:color w:val="000000"/>
        </w:rPr>
        <w:t>1. Chiến lược tiếp cận</w:t>
      </w:r>
    </w:p>
    <w:p w:rsidR="00B24AA2" w:rsidRPr="00B24AA2" w:rsidRDefault="00B24AA2" w:rsidP="00B24AA2">
      <w:pPr>
        <w:numPr>
          <w:ilvl w:val="0"/>
          <w:numId w:val="167"/>
        </w:numPr>
        <w:spacing w:line="360" w:lineRule="auto"/>
        <w:contextualSpacing/>
        <w:jc w:val="both"/>
        <w:rPr>
          <w:color w:val="000000"/>
        </w:rPr>
      </w:pPr>
      <w:r w:rsidRPr="00B24AA2">
        <w:rPr>
          <w:rStyle w:val="Strong"/>
          <w:rFonts w:eastAsiaTheme="majorEastAsia"/>
          <w:color w:val="000000"/>
        </w:rPr>
        <w:t>Bước 1: Giải mã Danh sách Tiêu đề (List of Headings)</w:t>
      </w:r>
    </w:p>
    <w:p w:rsidR="00B24AA2" w:rsidRPr="00B24AA2" w:rsidRDefault="00B24AA2" w:rsidP="00B24AA2">
      <w:pPr>
        <w:numPr>
          <w:ilvl w:val="1"/>
          <w:numId w:val="167"/>
        </w:numPr>
        <w:spacing w:line="360" w:lineRule="auto"/>
        <w:contextualSpacing/>
        <w:jc w:val="both"/>
        <w:rPr>
          <w:color w:val="000000"/>
        </w:rPr>
      </w:pPr>
      <w:r w:rsidRPr="00B24AA2">
        <w:rPr>
          <w:color w:val="000000"/>
        </w:rPr>
        <w:t>Đọc kỹ danh sách các tiêu đề từ (i) đến (xi).</w:t>
      </w:r>
    </w:p>
    <w:p w:rsidR="00B24AA2" w:rsidRPr="00B24AA2" w:rsidRDefault="00B24AA2" w:rsidP="00B24AA2">
      <w:pPr>
        <w:numPr>
          <w:ilvl w:val="1"/>
          <w:numId w:val="167"/>
        </w:numPr>
        <w:spacing w:line="360" w:lineRule="auto"/>
        <w:contextualSpacing/>
        <w:jc w:val="both"/>
        <w:rPr>
          <w:color w:val="000000"/>
        </w:rPr>
      </w:pPr>
      <w:r w:rsidRPr="00B24AA2">
        <w:rPr>
          <w:color w:val="000000"/>
        </w:rPr>
        <w:t>Gạch chân từ khóa và tóm lược nội dung chính:</w:t>
      </w:r>
    </w:p>
    <w:p w:rsidR="00B24AA2" w:rsidRPr="00B24AA2" w:rsidRDefault="00B24AA2" w:rsidP="00B24AA2">
      <w:pPr>
        <w:numPr>
          <w:ilvl w:val="2"/>
          <w:numId w:val="167"/>
        </w:numPr>
        <w:spacing w:line="360" w:lineRule="auto"/>
        <w:contextualSpacing/>
        <w:jc w:val="both"/>
        <w:rPr>
          <w:color w:val="000000"/>
        </w:rPr>
      </w:pPr>
      <w:r w:rsidRPr="00B24AA2">
        <w:rPr>
          <w:color w:val="000000"/>
        </w:rPr>
        <w:t>(i) Atmospheric impacts (Tác động đến khí quyển).</w:t>
      </w:r>
    </w:p>
    <w:p w:rsidR="00B24AA2" w:rsidRPr="00B24AA2" w:rsidRDefault="00B24AA2" w:rsidP="00B24AA2">
      <w:pPr>
        <w:numPr>
          <w:ilvl w:val="2"/>
          <w:numId w:val="167"/>
        </w:numPr>
        <w:spacing w:line="360" w:lineRule="auto"/>
        <w:contextualSpacing/>
        <w:jc w:val="both"/>
        <w:rPr>
          <w:color w:val="000000"/>
        </w:rPr>
      </w:pPr>
      <w:r w:rsidRPr="00B24AA2">
        <w:rPr>
          <w:color w:val="000000"/>
        </w:rPr>
        <w:t>(ii) Ideal forestry management example (Ví dụ quản lý rừng lý tưởng).</w:t>
      </w:r>
    </w:p>
    <w:p w:rsidR="00B24AA2" w:rsidRPr="00B24AA2" w:rsidRDefault="00B24AA2" w:rsidP="00B24AA2">
      <w:pPr>
        <w:numPr>
          <w:ilvl w:val="2"/>
          <w:numId w:val="167"/>
        </w:numPr>
        <w:spacing w:line="360" w:lineRule="auto"/>
        <w:contextualSpacing/>
        <w:jc w:val="both"/>
        <w:rPr>
          <w:color w:val="000000"/>
        </w:rPr>
      </w:pPr>
      <w:r w:rsidRPr="00B24AA2">
        <w:rPr>
          <w:color w:val="000000"/>
        </w:rPr>
        <w:lastRenderedPageBreak/>
        <w:t>(iii) No trees, less people (Không có cây, ít người hơn).</w:t>
      </w:r>
    </w:p>
    <w:p w:rsidR="00B24AA2" w:rsidRPr="00B24AA2" w:rsidRDefault="00B24AA2" w:rsidP="00B24AA2">
      <w:pPr>
        <w:numPr>
          <w:ilvl w:val="2"/>
          <w:numId w:val="167"/>
        </w:numPr>
        <w:spacing w:line="360" w:lineRule="auto"/>
        <w:contextualSpacing/>
        <w:jc w:val="both"/>
        <w:rPr>
          <w:color w:val="000000"/>
        </w:rPr>
      </w:pPr>
      <w:r w:rsidRPr="00B24AA2">
        <w:rPr>
          <w:color w:val="000000"/>
        </w:rPr>
        <w:t>(iv) Good uses for wood (Công dụng tốt của gỗ).</w:t>
      </w:r>
    </w:p>
    <w:p w:rsidR="00B24AA2" w:rsidRPr="00B24AA2" w:rsidRDefault="00B24AA2" w:rsidP="00B24AA2">
      <w:pPr>
        <w:numPr>
          <w:ilvl w:val="2"/>
          <w:numId w:val="167"/>
        </w:numPr>
        <w:spacing w:line="360" w:lineRule="auto"/>
        <w:contextualSpacing/>
        <w:jc w:val="both"/>
        <w:rPr>
          <w:color w:val="000000"/>
        </w:rPr>
      </w:pPr>
      <w:r w:rsidRPr="00B24AA2">
        <w:rPr>
          <w:color w:val="000000"/>
        </w:rPr>
        <w:t>(v) Looking after the forests (Chăm sóc rừng).</w:t>
      </w:r>
    </w:p>
    <w:p w:rsidR="00B24AA2" w:rsidRPr="00B24AA2" w:rsidRDefault="00B24AA2" w:rsidP="00B24AA2">
      <w:pPr>
        <w:numPr>
          <w:ilvl w:val="2"/>
          <w:numId w:val="167"/>
        </w:numPr>
        <w:spacing w:line="360" w:lineRule="auto"/>
        <w:contextualSpacing/>
        <w:jc w:val="both"/>
        <w:rPr>
          <w:color w:val="000000"/>
        </w:rPr>
      </w:pPr>
      <w:r w:rsidRPr="00B24AA2">
        <w:rPr>
          <w:color w:val="000000"/>
        </w:rPr>
        <w:t>(vi) Numbers of lost trees (Số lượng cây bị mất).</w:t>
      </w:r>
    </w:p>
    <w:p w:rsidR="00B24AA2" w:rsidRPr="00B24AA2" w:rsidRDefault="00B24AA2" w:rsidP="00B24AA2">
      <w:pPr>
        <w:numPr>
          <w:ilvl w:val="2"/>
          <w:numId w:val="167"/>
        </w:numPr>
        <w:spacing w:line="360" w:lineRule="auto"/>
        <w:contextualSpacing/>
        <w:jc w:val="both"/>
        <w:rPr>
          <w:color w:val="000000"/>
        </w:rPr>
      </w:pPr>
      <w:r w:rsidRPr="00B24AA2">
        <w:rPr>
          <w:color w:val="000000"/>
        </w:rPr>
        <w:t>(vii) Wasted water (Nước bị lãng phí).</w:t>
      </w:r>
    </w:p>
    <w:p w:rsidR="00B24AA2" w:rsidRPr="00B24AA2" w:rsidRDefault="00B24AA2" w:rsidP="00B24AA2">
      <w:pPr>
        <w:numPr>
          <w:ilvl w:val="2"/>
          <w:numId w:val="167"/>
        </w:numPr>
        <w:spacing w:line="360" w:lineRule="auto"/>
        <w:contextualSpacing/>
        <w:jc w:val="both"/>
        <w:rPr>
          <w:color w:val="000000"/>
        </w:rPr>
      </w:pPr>
      <w:r w:rsidRPr="00B24AA2">
        <w:rPr>
          <w:color w:val="000000"/>
        </w:rPr>
        <w:t>(viii) Replanting forests (Trồng lại rừng).</w:t>
      </w:r>
    </w:p>
    <w:p w:rsidR="00B24AA2" w:rsidRPr="00B24AA2" w:rsidRDefault="00B24AA2" w:rsidP="00B24AA2">
      <w:pPr>
        <w:numPr>
          <w:ilvl w:val="2"/>
          <w:numId w:val="167"/>
        </w:numPr>
        <w:spacing w:line="360" w:lineRule="auto"/>
        <w:contextualSpacing/>
        <w:jc w:val="both"/>
        <w:rPr>
          <w:color w:val="000000"/>
        </w:rPr>
      </w:pPr>
      <w:r w:rsidRPr="00B24AA2">
        <w:rPr>
          <w:color w:val="000000"/>
        </w:rPr>
        <w:t>(ix) Happy trees (Cây hạnh phúc).</w:t>
      </w:r>
    </w:p>
    <w:p w:rsidR="00B24AA2" w:rsidRPr="00B24AA2" w:rsidRDefault="00B24AA2" w:rsidP="00B24AA2">
      <w:pPr>
        <w:numPr>
          <w:ilvl w:val="2"/>
          <w:numId w:val="167"/>
        </w:numPr>
        <w:spacing w:line="360" w:lineRule="auto"/>
        <w:contextualSpacing/>
        <w:jc w:val="both"/>
        <w:rPr>
          <w:color w:val="000000"/>
        </w:rPr>
      </w:pPr>
      <w:r w:rsidRPr="00B24AA2">
        <w:rPr>
          <w:color w:val="000000"/>
        </w:rPr>
        <w:t>(x) Flood risks (Nguy cơ lũ lụt).</w:t>
      </w:r>
    </w:p>
    <w:p w:rsidR="00B24AA2" w:rsidRPr="00B24AA2" w:rsidRDefault="00B24AA2" w:rsidP="00B24AA2">
      <w:pPr>
        <w:numPr>
          <w:ilvl w:val="2"/>
          <w:numId w:val="167"/>
        </w:numPr>
        <w:spacing w:line="360" w:lineRule="auto"/>
        <w:contextualSpacing/>
        <w:jc w:val="both"/>
        <w:rPr>
          <w:color w:val="000000"/>
        </w:rPr>
      </w:pPr>
      <w:r w:rsidRPr="00B24AA2">
        <w:rPr>
          <w:color w:val="000000"/>
        </w:rPr>
        <w:t>(xi) Poorer nations at higher risk (Các quốc gia nghèo hơn chịu rủi ro cao hơn).</w:t>
      </w:r>
    </w:p>
    <w:p w:rsidR="00B24AA2" w:rsidRPr="00B24AA2" w:rsidRDefault="00B24AA2" w:rsidP="00B24AA2">
      <w:pPr>
        <w:numPr>
          <w:ilvl w:val="0"/>
          <w:numId w:val="167"/>
        </w:numPr>
        <w:spacing w:line="360" w:lineRule="auto"/>
        <w:contextualSpacing/>
        <w:jc w:val="both"/>
        <w:rPr>
          <w:color w:val="000000"/>
        </w:rPr>
      </w:pPr>
      <w:r w:rsidRPr="00B24AA2">
        <w:rPr>
          <w:rStyle w:val="Strong"/>
          <w:rFonts w:eastAsiaTheme="majorEastAsia"/>
          <w:color w:val="000000"/>
        </w:rPr>
        <w:t>Bước 2: Đọc lướt (Skimming) và Đối chiếu</w:t>
      </w:r>
    </w:p>
    <w:p w:rsidR="00B24AA2" w:rsidRPr="00B24AA2" w:rsidRDefault="00B24AA2" w:rsidP="00B24AA2">
      <w:pPr>
        <w:numPr>
          <w:ilvl w:val="1"/>
          <w:numId w:val="167"/>
        </w:numPr>
        <w:spacing w:line="360" w:lineRule="auto"/>
        <w:contextualSpacing/>
        <w:jc w:val="both"/>
        <w:rPr>
          <w:color w:val="000000"/>
        </w:rPr>
      </w:pPr>
      <w:r w:rsidRPr="00B24AA2">
        <w:rPr>
          <w:color w:val="000000"/>
        </w:rPr>
        <w:t>Đọc lướt từng đoạn văn để tìm câu chủ đề hoặc ý bao trùm.</w:t>
      </w:r>
    </w:p>
    <w:p w:rsidR="00B24AA2" w:rsidRPr="00B24AA2" w:rsidRDefault="00B24AA2" w:rsidP="00B24AA2">
      <w:pPr>
        <w:numPr>
          <w:ilvl w:val="1"/>
          <w:numId w:val="167"/>
        </w:numPr>
        <w:spacing w:line="360" w:lineRule="auto"/>
        <w:contextualSpacing/>
        <w:jc w:val="both"/>
        <w:rPr>
          <w:color w:val="000000"/>
        </w:rPr>
      </w:pPr>
      <w:r w:rsidRPr="00B24AA2">
        <w:rPr>
          <w:color w:val="000000"/>
        </w:rPr>
        <w:t>Lưu ý: Tìm sự tương đồng về ý nghĩa giữa tiêu đề và nội dung đoạn văn.</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Strong"/>
          <w:rFonts w:eastAsiaTheme="majorEastAsia"/>
          <w:color w:val="000000"/>
        </w:rPr>
        <w:t>2. Phân tích chi tiết từng đoạn văn</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14: Paragraph B</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Đoạn văn mở đầu bằng việc nhắc đến "5 million people living in areas deemed at risk of flooding". Tiếp theo giải thích việc chặt cây làm tăng nguy cơ này: "increasing the risk of flooding".</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Nội dung tập trung hoàn toàn vào rủi ro ngập lụt, khớp với tiêu đề (x) Flood risks.</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x</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15: Paragraph C</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Đoạn văn đề cập đến "atmospheric balance" (cân bằng khí quyển), "global warming" (nóng lên toàn cầu), và "greenhouse gas emissions" (khí thải nhà kính).</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Các từ khóa này đều liên quan đến tác động lên không khí/khí quyển, khớp với tiêu đề (i) Atmospheric impacts.</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i</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16: Paragraph D</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 xml:space="preserve">Đoạn văn kể về sự suy tàn của người bản địa đảo Easter. Tác giả viết: "The uncontrolled deforestation... greatly impacted the number of people the </w:t>
      </w:r>
      <w:r w:rsidRPr="00B24AA2">
        <w:rPr>
          <w:color w:val="000000"/>
        </w:rPr>
        <w:lastRenderedPageBreak/>
        <w:t>island could sustain." (Nạn phá rừng không kiểm soát... ảnh hưởng lớn đến số lượng người mà hòn đảo có thể nuôi sống).</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Ý chính là việc mất rừng dẫn đến sự suy giảm dân số, khớp với tiêu đề (iii) No trees, less people.</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iii</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17: Paragraph E</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Đoạn văn bàn về "Forestry management" (quản lý lâm nghiệp) để đảm bảo bền vững. Nó cũng nhắc đến "consumer awareness" (nhận thức người tiêu dùng) và các hành động bảo vệ như "recycling" (tái chế), "sustainably sourced" (nguồn gốc bền vững).</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Tất cả các hành động này đều nhằm mục đích bảo vệ và chăm sóc rừng, khớp với tiêu đề (v) Looking after the forests.</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v</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18: Paragraph F</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Câu đầu tiên khẳng định: "Japan is often used as a model of exemplary forest management" (Nhật Bản thường được dùng làm mô hình quản lý rừng kiểu mẫu).</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Từ "exemplary" (kiểu mẫu) đồng nghĩa với "ideal" (lý tưởng), khớp với tiêu đề (ii) Ideal forestry management example.</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ii</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19: Paragraph G</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Đoạn văn nói về tác động tiêu cực của việc Nhật Bản nhập khẩu gỗ từ "poorer nations" (các quốc gia nghèo hơn) như Indonesia. Indonesia bị mất rừng do nhu cầu nước ngoài và tham nhũng.</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Kết luận:</w:t>
      </w:r>
      <w:r w:rsidRPr="00B24AA2">
        <w:rPr>
          <w:rStyle w:val="apple-converted-space"/>
          <w:rFonts w:eastAsiaTheme="majorEastAsia"/>
          <w:color w:val="000000"/>
        </w:rPr>
        <w:t> </w:t>
      </w:r>
      <w:r w:rsidRPr="00B24AA2">
        <w:rPr>
          <w:color w:val="000000"/>
        </w:rPr>
        <w:t>Nội dung nhấn mạnh việc các nước nghèo đang chịu rủi ro mất rừng cao hơn để phục vụ nước giàu, khớp với tiêu đề (xi) Poorer nations at higher risk.</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xi</w:t>
      </w:r>
    </w:p>
    <w:p w:rsidR="00B24AA2" w:rsidRPr="00B24AA2" w:rsidRDefault="00B24AA2" w:rsidP="00B24AA2">
      <w:pPr>
        <w:pStyle w:val="NormalWeb"/>
        <w:numPr>
          <w:ilvl w:val="0"/>
          <w:numId w:val="168"/>
        </w:numPr>
        <w:spacing w:before="0" w:beforeAutospacing="0" w:after="0" w:afterAutospacing="0" w:line="360" w:lineRule="auto"/>
        <w:contextualSpacing/>
        <w:jc w:val="both"/>
        <w:rPr>
          <w:color w:val="000000"/>
        </w:rPr>
      </w:pPr>
      <w:r w:rsidRPr="00B24AA2">
        <w:rPr>
          <w:rStyle w:val="Strong"/>
          <w:rFonts w:eastAsiaTheme="majorEastAsia"/>
          <w:color w:val="000000"/>
        </w:rPr>
        <w:t>Câu 20: Paragraph H</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Nội dung chính:</w:t>
      </w:r>
      <w:r w:rsidRPr="00B24AA2">
        <w:rPr>
          <w:rStyle w:val="apple-converted-space"/>
          <w:rFonts w:eastAsiaTheme="majorEastAsia"/>
          <w:color w:val="000000"/>
        </w:rPr>
        <w:t> </w:t>
      </w:r>
      <w:r w:rsidRPr="00B24AA2">
        <w:rPr>
          <w:color w:val="000000"/>
        </w:rPr>
        <w:t>Đoạn văn nói về Trung Quốc đang dẫn đầu trong việc "replenishing their forests" (làm đầy lại rừng của họ) thông qua chương trình trồng rừng "Three-North Shelter Forest Program".</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lastRenderedPageBreak/>
        <w:t>Kết luận:</w:t>
      </w:r>
      <w:r w:rsidRPr="00B24AA2">
        <w:rPr>
          <w:rStyle w:val="apple-converted-space"/>
          <w:rFonts w:eastAsiaTheme="majorEastAsia"/>
          <w:color w:val="000000"/>
        </w:rPr>
        <w:t> </w:t>
      </w:r>
      <w:r w:rsidRPr="00B24AA2">
        <w:rPr>
          <w:color w:val="000000"/>
        </w:rPr>
        <w:t>Hành động trồng lại cây và khôi phục rừng khớp với tiêu đề (viii) Replanting forests.</w:t>
      </w:r>
    </w:p>
    <w:p w:rsidR="00B24AA2" w:rsidRPr="00B24AA2" w:rsidRDefault="00B24AA2" w:rsidP="00B24AA2">
      <w:pPr>
        <w:numPr>
          <w:ilvl w:val="1"/>
          <w:numId w:val="168"/>
        </w:numPr>
        <w:spacing w:line="360" w:lineRule="auto"/>
        <w:contextualSpacing/>
        <w:jc w:val="both"/>
        <w:rPr>
          <w:color w:val="000000"/>
        </w:rPr>
      </w:pPr>
      <w:r w:rsidRPr="00B24AA2">
        <w:rPr>
          <w:rStyle w:val="Strong"/>
          <w:rFonts w:eastAsiaTheme="majorEastAsia"/>
          <w:color w:val="000000"/>
        </w:rPr>
        <w:t>Đáp án:</w:t>
      </w:r>
      <w:r w:rsidRPr="00B24AA2">
        <w:rPr>
          <w:rStyle w:val="apple-converted-space"/>
          <w:rFonts w:eastAsiaTheme="majorEastAsia"/>
          <w:color w:val="000000"/>
        </w:rPr>
        <w:t> </w:t>
      </w:r>
      <w:r w:rsidRPr="00B24AA2">
        <w:rPr>
          <w:color w:val="000000"/>
        </w:rPr>
        <w:t>viii</w:t>
      </w:r>
    </w:p>
    <w:p w:rsidR="00B24AA2" w:rsidRPr="00B24AA2" w:rsidRDefault="00445C0F" w:rsidP="00B24AA2">
      <w:pPr>
        <w:spacing w:line="360" w:lineRule="auto"/>
        <w:contextualSpacing/>
        <w:jc w:val="both"/>
      </w:pPr>
      <w:r>
        <w:rPr>
          <w:noProof/>
        </w:rPr>
        <w:pict>
          <v:rect id="_x0000_i1033" alt="" style="width:468pt;height:.05pt;mso-width-percent:0;mso-height-percent:0;mso-width-percent:0;mso-height-percent:0" o:hralign="center" o:hrstd="t" o:hr="t" fillcolor="#a0a0a0" stroked="f"/>
        </w:pict>
      </w:r>
    </w:p>
    <w:p w:rsidR="00B24AA2" w:rsidRPr="00B24AA2" w:rsidRDefault="00B24AA2" w:rsidP="00B24AA2">
      <w:pPr>
        <w:pStyle w:val="Heading3"/>
        <w:spacing w:before="0" w:after="0" w:line="360" w:lineRule="auto"/>
        <w:contextualSpacing/>
        <w:jc w:val="both"/>
        <w:rPr>
          <w:rFonts w:ascii="Times New Roman" w:hAnsi="Times New Roman" w:cs="Times New Roman"/>
          <w:b/>
          <w:bCs/>
          <w:color w:val="000000"/>
          <w:sz w:val="24"/>
          <w:szCs w:val="24"/>
        </w:rPr>
      </w:pPr>
      <w:r w:rsidRPr="00B24AA2">
        <w:rPr>
          <w:rFonts w:ascii="Times New Roman" w:hAnsi="Times New Roman" w:cs="Times New Roman"/>
          <w:b/>
          <w:bCs/>
          <w:color w:val="000000"/>
          <w:sz w:val="24"/>
          <w:szCs w:val="24"/>
        </w:rPr>
        <w:t>Phần II: Câu hỏi 21-26 (Summary Completion)</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Strong"/>
          <w:rFonts w:eastAsiaTheme="majorEastAsia"/>
          <w:color w:val="000000"/>
        </w:rPr>
        <w:t>Yêu cầu:</w:t>
      </w:r>
      <w:r w:rsidRPr="00B24AA2">
        <w:rPr>
          <w:rStyle w:val="apple-converted-space"/>
          <w:rFonts w:eastAsiaTheme="majorEastAsia"/>
          <w:color w:val="000000"/>
        </w:rPr>
        <w:t> </w:t>
      </w:r>
      <w:r w:rsidRPr="00B24AA2">
        <w:rPr>
          <w:color w:val="000000"/>
        </w:rPr>
        <w:t>Hoàn thành bản tóm tắt về tác động của phá rừng với giới hạn KHÔNG QUÁ 2 TỪ VÀ/HOẶC MỘT SỐ.</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Strong"/>
          <w:rFonts w:eastAsiaTheme="majorEastAsia"/>
          <w:color w:val="000000"/>
        </w:rPr>
        <w:t>1. Phân tích Từ khóa và Dự đoán</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color w:val="000000"/>
        </w:rPr>
        <w:t>Chúng ta cần xác định loại từ cần điền dựa trên ngữ pháp và tìm từ khóa trong bài đọc để định vị thông tin.</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t>(21) In Britain, for example, _______ people live in areas at risk of flooding.</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"Britain", "people live", "risk of flooding".</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con số chỉ số lượng người.</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B, câu đầu tiên: "There are</w:t>
      </w:r>
      <w:r w:rsidRPr="00B24AA2">
        <w:rPr>
          <w:rStyle w:val="apple-converted-space"/>
          <w:rFonts w:eastAsiaTheme="majorEastAsia"/>
          <w:color w:val="000000"/>
        </w:rPr>
        <w:t> </w:t>
      </w:r>
      <w:r w:rsidRPr="00B24AA2">
        <w:rPr>
          <w:rStyle w:val="Strong"/>
          <w:rFonts w:eastAsiaTheme="majorEastAsia"/>
          <w:color w:val="000000"/>
        </w:rPr>
        <w:t>5 million</w:t>
      </w:r>
      <w:r w:rsidRPr="00B24AA2">
        <w:rPr>
          <w:rStyle w:val="apple-converted-space"/>
          <w:rFonts w:eastAsiaTheme="majorEastAsia"/>
          <w:color w:val="000000"/>
        </w:rPr>
        <w:t> </w:t>
      </w:r>
      <w:r w:rsidRPr="00B24AA2">
        <w:rPr>
          <w:color w:val="000000"/>
        </w:rPr>
        <w:t>people living in areas deemed at risk of flooding in England and Wales." (Anh và xứ Wales là đại diện cho Britain).</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t>(22) Trees catch and _______ water lowering the chance of flooding.</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"Trees catch", "water", "lowering chance of flooding".</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động từ mô tả hành động của cây với nước.</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B, câu: "The trees catch and</w:t>
      </w:r>
      <w:r w:rsidRPr="00B24AA2">
        <w:rPr>
          <w:rStyle w:val="apple-converted-space"/>
          <w:rFonts w:eastAsiaTheme="majorEastAsia"/>
          <w:color w:val="000000"/>
        </w:rPr>
        <w:t> </w:t>
      </w:r>
      <w:r w:rsidRPr="00B24AA2">
        <w:rPr>
          <w:rStyle w:val="Strong"/>
          <w:rFonts w:eastAsiaTheme="majorEastAsia"/>
          <w:color w:val="000000"/>
        </w:rPr>
        <w:t>store</w:t>
      </w:r>
      <w:r w:rsidRPr="00B24AA2">
        <w:rPr>
          <w:rStyle w:val="apple-converted-space"/>
          <w:rFonts w:eastAsiaTheme="majorEastAsia"/>
          <w:color w:val="000000"/>
        </w:rPr>
        <w:t> </w:t>
      </w:r>
      <w:r w:rsidRPr="00B24AA2">
        <w:rPr>
          <w:color w:val="000000"/>
        </w:rPr>
        <w:t>water..."</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t>(23) By removing trees land erosion is also higher, increasing the chance of _______.</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"removing trees", "erosion", "increasing chance of".</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danh từ chỉ hậu quả của xói mòn (erosion).</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B, câu: "...increasing the risk of</w:t>
      </w:r>
      <w:r w:rsidRPr="00B24AA2">
        <w:rPr>
          <w:rStyle w:val="apple-converted-space"/>
          <w:rFonts w:eastAsiaTheme="majorEastAsia"/>
          <w:color w:val="000000"/>
        </w:rPr>
        <w:t> </w:t>
      </w:r>
      <w:r w:rsidRPr="00B24AA2">
        <w:rPr>
          <w:rStyle w:val="Strong"/>
          <w:rFonts w:eastAsiaTheme="majorEastAsia"/>
          <w:color w:val="000000"/>
        </w:rPr>
        <w:t>landslides</w:t>
      </w:r>
      <w:r w:rsidRPr="00B24AA2">
        <w:rPr>
          <w:color w:val="000000"/>
        </w:rPr>
        <w:t>..."</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t>(24) Deforestation also affects global warming by contributing 15% of the _______ of greenhouse gasses.</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"contributing 15%", "greenhouse gasses".</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danh từ đi sau "15% of the...".</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C, câu: "Deforestation releases 15% of all greenhouse gas</w:t>
      </w:r>
      <w:r w:rsidRPr="00B24AA2">
        <w:rPr>
          <w:rStyle w:val="apple-converted-space"/>
          <w:rFonts w:eastAsiaTheme="majorEastAsia"/>
          <w:color w:val="000000"/>
        </w:rPr>
        <w:t> </w:t>
      </w:r>
      <w:r w:rsidRPr="00B24AA2">
        <w:rPr>
          <w:rStyle w:val="Strong"/>
          <w:rFonts w:eastAsiaTheme="majorEastAsia"/>
          <w:color w:val="000000"/>
        </w:rPr>
        <w:t>emissions</w:t>
      </w:r>
      <w:r w:rsidRPr="00B24AA2">
        <w:rPr>
          <w:color w:val="000000"/>
        </w:rPr>
        <w:t>."</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lastRenderedPageBreak/>
        <w:t>(25) To make sure that the cutting down of trees is done in a sustainable way, good forestry _______ is important.</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"sustainable way", "good forestry", "important".</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danh từ ghép với "forestry".</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E, câu đầu tiên: "Forestry</w:t>
      </w:r>
      <w:r w:rsidRPr="00B24AA2">
        <w:rPr>
          <w:rStyle w:val="apple-converted-space"/>
          <w:rFonts w:eastAsiaTheme="majorEastAsia"/>
          <w:color w:val="000000"/>
        </w:rPr>
        <w:t> </w:t>
      </w:r>
      <w:r w:rsidRPr="00B24AA2">
        <w:rPr>
          <w:rStyle w:val="Strong"/>
          <w:rFonts w:eastAsiaTheme="majorEastAsia"/>
          <w:color w:val="000000"/>
        </w:rPr>
        <w:t>management</w:t>
      </w:r>
      <w:r w:rsidRPr="00B24AA2">
        <w:rPr>
          <w:rStyle w:val="apple-converted-space"/>
          <w:rFonts w:eastAsiaTheme="majorEastAsia"/>
          <w:color w:val="000000"/>
        </w:rPr>
        <w:t> </w:t>
      </w:r>
      <w:r w:rsidRPr="00B24AA2">
        <w:rPr>
          <w:color w:val="000000"/>
        </w:rPr>
        <w:t>is important to make sure that stocks are not depleted..."</w:t>
      </w:r>
    </w:p>
    <w:p w:rsidR="00B24AA2" w:rsidRPr="00B24AA2" w:rsidRDefault="00B24AA2" w:rsidP="00B24AA2">
      <w:pPr>
        <w:pStyle w:val="NormalWeb"/>
        <w:numPr>
          <w:ilvl w:val="0"/>
          <w:numId w:val="169"/>
        </w:numPr>
        <w:spacing w:before="0" w:beforeAutospacing="0" w:after="0" w:afterAutospacing="0" w:line="360" w:lineRule="auto"/>
        <w:contextualSpacing/>
        <w:jc w:val="both"/>
        <w:rPr>
          <w:color w:val="000000"/>
        </w:rPr>
      </w:pPr>
      <w:r w:rsidRPr="00B24AA2">
        <w:rPr>
          <w:rStyle w:val="Strong"/>
          <w:rFonts w:eastAsiaTheme="majorEastAsia"/>
          <w:color w:val="000000"/>
        </w:rPr>
        <w:t>(26) One country that is reversing this trend is China, making it one of the few nations to _______ the more common negative trend.</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Từ khóa:</w:t>
      </w:r>
      <w:r w:rsidRPr="00B24AA2">
        <w:rPr>
          <w:rStyle w:val="apple-converted-space"/>
          <w:rFonts w:eastAsiaTheme="majorEastAsia"/>
          <w:color w:val="000000"/>
        </w:rPr>
        <w:t> </w:t>
      </w:r>
      <w:r w:rsidRPr="00B24AA2">
        <w:rPr>
          <w:color w:val="000000"/>
        </w:rPr>
        <w:t>"China", "reversing this trend", "few nations to".</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Dự đoán:</w:t>
      </w:r>
      <w:r w:rsidRPr="00B24AA2">
        <w:rPr>
          <w:rStyle w:val="apple-converted-space"/>
          <w:rFonts w:eastAsiaTheme="majorEastAsia"/>
          <w:color w:val="000000"/>
        </w:rPr>
        <w:t> </w:t>
      </w:r>
      <w:r w:rsidRPr="00B24AA2">
        <w:rPr>
          <w:color w:val="000000"/>
        </w:rPr>
        <w:t>Cần một động từ chỉ hành động ngược lại với xu hướng tiêu cực.</w:t>
      </w:r>
    </w:p>
    <w:p w:rsidR="00B24AA2" w:rsidRPr="00B24AA2" w:rsidRDefault="00B24AA2" w:rsidP="00B24AA2">
      <w:pPr>
        <w:numPr>
          <w:ilvl w:val="1"/>
          <w:numId w:val="169"/>
        </w:numPr>
        <w:spacing w:line="360" w:lineRule="auto"/>
        <w:contextualSpacing/>
        <w:jc w:val="both"/>
        <w:rPr>
          <w:color w:val="000000"/>
        </w:rPr>
      </w:pPr>
      <w:r w:rsidRPr="00B24AA2">
        <w:rPr>
          <w:rStyle w:val="Strong"/>
          <w:rFonts w:eastAsiaTheme="majorEastAsia"/>
          <w:color w:val="000000"/>
        </w:rPr>
        <w:t>Định vị:</w:t>
      </w:r>
      <w:r w:rsidRPr="00B24AA2">
        <w:rPr>
          <w:rStyle w:val="apple-converted-space"/>
          <w:rFonts w:eastAsiaTheme="majorEastAsia"/>
          <w:color w:val="000000"/>
        </w:rPr>
        <w:t> </w:t>
      </w:r>
      <w:r w:rsidRPr="00B24AA2">
        <w:rPr>
          <w:color w:val="000000"/>
        </w:rPr>
        <w:t>Đoạn H, câu cuối cùng: "...making China one of the few developing nations to</w:t>
      </w:r>
      <w:r w:rsidRPr="00B24AA2">
        <w:rPr>
          <w:rStyle w:val="apple-converted-space"/>
          <w:rFonts w:eastAsiaTheme="majorEastAsia"/>
          <w:color w:val="000000"/>
        </w:rPr>
        <w:t> </w:t>
      </w:r>
      <w:r w:rsidRPr="00B24AA2">
        <w:rPr>
          <w:rStyle w:val="Strong"/>
          <w:rFonts w:eastAsiaTheme="majorEastAsia"/>
          <w:color w:val="000000"/>
        </w:rPr>
        <w:t>reverse</w:t>
      </w:r>
      <w:r w:rsidRPr="00B24AA2">
        <w:rPr>
          <w:rStyle w:val="apple-converted-space"/>
          <w:rFonts w:eastAsiaTheme="majorEastAsia"/>
          <w:color w:val="000000"/>
        </w:rPr>
        <w:t> </w:t>
      </w:r>
      <w:r w:rsidRPr="00B24AA2">
        <w:rPr>
          <w:color w:val="000000"/>
        </w:rPr>
        <w:t>the negative trend."</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Strong"/>
          <w:rFonts w:eastAsiaTheme="majorEastAsia"/>
          <w:color w:val="000000"/>
        </w:rPr>
        <w:t>2. Đối chiếu và Kết luận Đáp án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12"/>
        <w:gridCol w:w="7433"/>
        <w:gridCol w:w="1405"/>
      </w:tblGrid>
      <w:tr w:rsidR="00B24AA2" w:rsidRPr="00B24AA2" w:rsidTr="00B24AA2">
        <w:trPr>
          <w:tblHeader/>
          <w:tblCellSpacing w:w="15" w:type="dxa"/>
        </w:trPr>
        <w:tc>
          <w:tcPr>
            <w:tcW w:w="0" w:type="auto"/>
            <w:vAlign w:val="center"/>
            <w:hideMark/>
          </w:tcPr>
          <w:p w:rsidR="00B24AA2" w:rsidRPr="00B24AA2" w:rsidRDefault="00B24AA2" w:rsidP="00B24AA2">
            <w:pPr>
              <w:spacing w:line="360" w:lineRule="auto"/>
              <w:contextualSpacing/>
              <w:rPr>
                <w:b/>
                <w:bCs/>
              </w:rPr>
            </w:pPr>
            <w:r w:rsidRPr="00B24AA2">
              <w:rPr>
                <w:b/>
                <w:bCs/>
              </w:rPr>
              <w:t>Câu</w:t>
            </w:r>
          </w:p>
        </w:tc>
        <w:tc>
          <w:tcPr>
            <w:tcW w:w="0" w:type="auto"/>
            <w:vAlign w:val="center"/>
            <w:hideMark/>
          </w:tcPr>
          <w:p w:rsidR="00B24AA2" w:rsidRPr="00B24AA2" w:rsidRDefault="00B24AA2" w:rsidP="00B24AA2">
            <w:pPr>
              <w:spacing w:line="360" w:lineRule="auto"/>
              <w:contextualSpacing/>
              <w:rPr>
                <w:b/>
                <w:bCs/>
              </w:rPr>
            </w:pPr>
            <w:r w:rsidRPr="00B24AA2">
              <w:rPr>
                <w:b/>
                <w:bCs/>
              </w:rPr>
              <w:t>Phân tích và Dẫn chứng</w:t>
            </w:r>
          </w:p>
        </w:tc>
        <w:tc>
          <w:tcPr>
            <w:tcW w:w="0" w:type="auto"/>
            <w:vAlign w:val="center"/>
            <w:hideMark/>
          </w:tcPr>
          <w:p w:rsidR="00B24AA2" w:rsidRPr="00B24AA2" w:rsidRDefault="00B24AA2" w:rsidP="00B24AA2">
            <w:pPr>
              <w:spacing w:line="360" w:lineRule="auto"/>
              <w:contextualSpacing/>
              <w:rPr>
                <w:b/>
                <w:bCs/>
              </w:rPr>
            </w:pPr>
            <w:r w:rsidRPr="00B24AA2">
              <w:rPr>
                <w:b/>
                <w:bCs/>
              </w:rPr>
              <w:t>Đáp án</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21</w:t>
            </w:r>
          </w:p>
        </w:tc>
        <w:tc>
          <w:tcPr>
            <w:tcW w:w="0" w:type="auto"/>
            <w:vAlign w:val="center"/>
            <w:hideMark/>
          </w:tcPr>
          <w:p w:rsidR="00B24AA2" w:rsidRPr="00B24AA2" w:rsidRDefault="00B24AA2" w:rsidP="00B24AA2">
            <w:pPr>
              <w:spacing w:line="360" w:lineRule="auto"/>
              <w:contextualSpacing/>
            </w:pPr>
            <w:r w:rsidRPr="00B24AA2">
              <w:t>Tìm thấy số lượng người sống trong vùng nguy cơ lũ lụt ở Anh tại đoạn B là 5 triệu.</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5 million</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22</w:t>
            </w:r>
          </w:p>
        </w:tc>
        <w:tc>
          <w:tcPr>
            <w:tcW w:w="0" w:type="auto"/>
            <w:vAlign w:val="center"/>
            <w:hideMark/>
          </w:tcPr>
          <w:p w:rsidR="00B24AA2" w:rsidRPr="00B24AA2" w:rsidRDefault="00B24AA2" w:rsidP="00B24AA2">
            <w:pPr>
              <w:spacing w:line="360" w:lineRule="auto"/>
              <w:contextualSpacing/>
            </w:pPr>
            <w:r w:rsidRPr="00B24AA2">
              <w:t>Đoạn B nói cây "catch and store water" (giữ và lưu trữ nước).</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store</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23</w:t>
            </w:r>
          </w:p>
        </w:tc>
        <w:tc>
          <w:tcPr>
            <w:tcW w:w="0" w:type="auto"/>
            <w:vAlign w:val="center"/>
            <w:hideMark/>
          </w:tcPr>
          <w:p w:rsidR="00B24AA2" w:rsidRPr="00B24AA2" w:rsidRDefault="00B24AA2" w:rsidP="00B24AA2">
            <w:pPr>
              <w:spacing w:line="360" w:lineRule="auto"/>
              <w:contextualSpacing/>
            </w:pPr>
            <w:r w:rsidRPr="00B24AA2">
              <w:t>Đoạn B chỉ ra việc xói mòn đất làm tăng nguy cơ sạt lở đất (landslides).</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landslides</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24</w:t>
            </w:r>
          </w:p>
        </w:tc>
        <w:tc>
          <w:tcPr>
            <w:tcW w:w="0" w:type="auto"/>
            <w:vAlign w:val="center"/>
            <w:hideMark/>
          </w:tcPr>
          <w:p w:rsidR="00B24AA2" w:rsidRPr="00B24AA2" w:rsidRDefault="00B24AA2" w:rsidP="00B24AA2">
            <w:pPr>
              <w:spacing w:line="360" w:lineRule="auto"/>
              <w:contextualSpacing/>
            </w:pPr>
            <w:r w:rsidRPr="00B24AA2">
              <w:t>Đoạn C nêu rõ phá rừng thải ra 15% lượng khí thải (emissions) nhà kính.</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emissions</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25</w:t>
            </w:r>
          </w:p>
        </w:tc>
        <w:tc>
          <w:tcPr>
            <w:tcW w:w="0" w:type="auto"/>
            <w:vAlign w:val="center"/>
            <w:hideMark/>
          </w:tcPr>
          <w:p w:rsidR="00B24AA2" w:rsidRPr="00B24AA2" w:rsidRDefault="00B24AA2" w:rsidP="00B24AA2">
            <w:pPr>
              <w:spacing w:line="360" w:lineRule="auto"/>
              <w:contextualSpacing/>
            </w:pPr>
            <w:r w:rsidRPr="00B24AA2">
              <w:t>Đoạn E nhấn mạnh tầm quan trọng của quản lý (management) lâm nghiệp.</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management</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26</w:t>
            </w:r>
          </w:p>
        </w:tc>
        <w:tc>
          <w:tcPr>
            <w:tcW w:w="0" w:type="auto"/>
            <w:vAlign w:val="center"/>
            <w:hideMark/>
          </w:tcPr>
          <w:p w:rsidR="00B24AA2" w:rsidRPr="00B24AA2" w:rsidRDefault="00B24AA2" w:rsidP="00B24AA2">
            <w:pPr>
              <w:spacing w:line="360" w:lineRule="auto"/>
              <w:contextualSpacing/>
            </w:pPr>
            <w:r w:rsidRPr="00B24AA2">
              <w:t>Đoạn H nói Trung Quốc là một trong số ít quốc gia đảo ngược (reverse) xu hướng tiêu cực.</w:t>
            </w:r>
          </w:p>
        </w:tc>
        <w:tc>
          <w:tcPr>
            <w:tcW w:w="0" w:type="auto"/>
            <w:vAlign w:val="center"/>
            <w:hideMark/>
          </w:tcPr>
          <w:p w:rsidR="00B24AA2" w:rsidRPr="00B24AA2" w:rsidRDefault="00B24AA2" w:rsidP="00B24AA2">
            <w:pPr>
              <w:spacing w:line="360" w:lineRule="auto"/>
              <w:contextualSpacing/>
            </w:pPr>
            <w:r w:rsidRPr="00B24AA2">
              <w:rPr>
                <w:rStyle w:val="Strong"/>
                <w:rFonts w:eastAsiaTheme="majorEastAsia"/>
              </w:rPr>
              <w:t>reverse</w:t>
            </w:r>
          </w:p>
        </w:tc>
      </w:tr>
    </w:tbl>
    <w:p w:rsidR="00B24AA2" w:rsidRPr="0015784D" w:rsidRDefault="00B24AA2" w:rsidP="00B24AA2">
      <w:pPr>
        <w:pStyle w:val="NormalWeb"/>
        <w:spacing w:before="0" w:beforeAutospacing="0" w:after="0" w:afterAutospacing="0" w:line="360" w:lineRule="auto"/>
        <w:contextualSpacing/>
        <w:jc w:val="both"/>
        <w:rPr>
          <w:color w:val="000000"/>
        </w:rPr>
      </w:pPr>
    </w:p>
    <w:p w:rsidR="006C66DD" w:rsidRPr="000F6A04" w:rsidRDefault="006C66DD" w:rsidP="006C66DD">
      <w:pPr>
        <w:spacing w:line="360" w:lineRule="auto"/>
        <w:contextualSpacing/>
        <w:jc w:val="both"/>
        <w:rPr>
          <w:color w:val="000000"/>
        </w:rPr>
      </w:pPr>
    </w:p>
    <w:p w:rsidR="006C66DD" w:rsidRDefault="006C66DD" w:rsidP="006C66DD">
      <w:pPr>
        <w:spacing w:line="360" w:lineRule="auto"/>
        <w:contextualSpacing/>
        <w:jc w:val="both"/>
        <w:rPr>
          <w:lang w:val="vi-VN"/>
        </w:rPr>
      </w:pPr>
      <w:r>
        <w:rPr>
          <w:lang w:val="vi-VN"/>
        </w:rPr>
        <w:br w:type="page"/>
      </w:r>
    </w:p>
    <w:p w:rsidR="006C66DD" w:rsidRPr="002432F7" w:rsidRDefault="006C66DD" w:rsidP="006C66DD">
      <w:pPr>
        <w:spacing w:line="360" w:lineRule="auto"/>
        <w:contextualSpacing/>
        <w:jc w:val="both"/>
        <w:rPr>
          <w:b/>
          <w:bCs/>
          <w:lang w:val="en-US"/>
        </w:rPr>
      </w:pPr>
      <w:r w:rsidRPr="002432F7">
        <w:rPr>
          <w:b/>
          <w:bCs/>
          <w:lang w:val="en-US"/>
        </w:rPr>
        <w:lastRenderedPageBreak/>
        <w:t>W</w:t>
      </w:r>
      <w:r w:rsidR="00B24AA2">
        <w:rPr>
          <w:b/>
          <w:bCs/>
          <w:lang w:val="vi-VN"/>
        </w:rPr>
        <w:t>6</w:t>
      </w:r>
      <w:r>
        <w:rPr>
          <w:b/>
          <w:bCs/>
          <w:lang w:val="vi-VN"/>
        </w:rPr>
        <w:t xml:space="preserve"> (</w:t>
      </w:r>
      <w:r w:rsidR="00B24AA2">
        <w:rPr>
          <w:b/>
          <w:bCs/>
          <w:lang w:val="vi-VN"/>
        </w:rPr>
        <w:t xml:space="preserve">Feb </w:t>
      </w:r>
      <w:r w:rsidR="00B24AA2">
        <w:rPr>
          <w:b/>
          <w:bCs/>
          <w:lang w:val="en-US"/>
        </w:rPr>
        <w:t>2</w:t>
      </w:r>
      <w:r>
        <w:rPr>
          <w:b/>
          <w:bCs/>
          <w:lang w:val="en-US"/>
        </w:rPr>
        <w:t>-</w:t>
      </w:r>
      <w:r w:rsidR="00B24AA2">
        <w:rPr>
          <w:b/>
          <w:bCs/>
          <w:lang w:val="en-US"/>
        </w:rPr>
        <w:t>8</w:t>
      </w:r>
      <w:r>
        <w:rPr>
          <w:b/>
          <w:bCs/>
          <w:lang w:val="en-US"/>
        </w:rPr>
        <w:t>)</w:t>
      </w:r>
      <w:r w:rsidRPr="002432F7">
        <w:rPr>
          <w:b/>
          <w:bCs/>
          <w:lang w:val="en-US"/>
        </w:rPr>
        <w:t>: Writing</w:t>
      </w:r>
    </w:p>
    <w:p w:rsidR="006C66DD" w:rsidRPr="002432F7" w:rsidRDefault="00445C0F" w:rsidP="006C66DD">
      <w:pPr>
        <w:spacing w:line="360" w:lineRule="auto"/>
        <w:contextualSpacing/>
        <w:jc w:val="both"/>
        <w:rPr>
          <w:lang w:val="en-US"/>
        </w:rPr>
      </w:pPr>
      <w:r>
        <w:rPr>
          <w:noProof/>
        </w:rPr>
        <w:pict>
          <v:rect id="_x0000_i1032" alt="" style="width:468pt;height:.05pt;mso-width-percent:0;mso-height-percent:0;mso-width-percent:0;mso-height-percent:0" o:hralign="center" o:hrstd="t" o:hr="t" fillcolor="#a0a0a0" stroked="f"/>
        </w:pict>
      </w:r>
    </w:p>
    <w:p w:rsidR="006C66DD" w:rsidRPr="0015784D" w:rsidRDefault="00B24AA2" w:rsidP="006C66DD">
      <w:pPr>
        <w:spacing w:line="360" w:lineRule="auto"/>
        <w:contextualSpacing/>
        <w:jc w:val="both"/>
        <w:rPr>
          <w:b/>
          <w:bCs/>
          <w:color w:val="000000"/>
          <w:lang w:val="vi-VN"/>
        </w:rPr>
      </w:pPr>
      <w:r w:rsidRPr="00B24AA2">
        <w:rPr>
          <w:b/>
          <w:bCs/>
          <w:color w:val="000000"/>
        </w:rPr>
        <w:t>Government should invest more money in science education rather than other subjects to develop the country. Do you agree or disagree?</w:t>
      </w:r>
    </w:p>
    <w:p w:rsidR="00B24AA2" w:rsidRPr="00B24AA2" w:rsidRDefault="00445C0F" w:rsidP="00B24AA2">
      <w:pPr>
        <w:spacing w:line="360" w:lineRule="auto"/>
        <w:contextualSpacing/>
        <w:jc w:val="both"/>
        <w:rPr>
          <w:lang w:val="vi-VN"/>
        </w:rPr>
      </w:pPr>
      <w:r>
        <w:rPr>
          <w:noProof/>
        </w:rPr>
        <w:pict>
          <v:rect id="_x0000_i1031" alt="" style="width:468pt;height:.05pt;mso-width-percent:0;mso-height-percent:0;mso-width-percent:0;mso-height-percent:0" o:hralign="center" o:hrstd="t" o:hr="t" fillcolor="#a0a0a0" stroked="f"/>
        </w:pict>
      </w:r>
    </w:p>
    <w:p w:rsidR="00B24AA2" w:rsidRPr="00B24AA2" w:rsidRDefault="00B24AA2" w:rsidP="00B24AA2">
      <w:pPr>
        <w:pStyle w:val="Heading2"/>
        <w:spacing w:before="0" w:after="0" w:line="360" w:lineRule="auto"/>
        <w:contextualSpacing/>
        <w:jc w:val="both"/>
        <w:rPr>
          <w:rFonts w:ascii="Times New Roman" w:hAnsi="Times New Roman" w:cs="Times New Roman"/>
          <w:b/>
          <w:bCs/>
          <w:color w:val="000000"/>
          <w:sz w:val="24"/>
          <w:szCs w:val="24"/>
        </w:rPr>
      </w:pPr>
      <w:r w:rsidRPr="00B24AA2">
        <w:rPr>
          <w:rFonts w:ascii="Times New Roman" w:hAnsi="Times New Roman" w:cs="Times New Roman"/>
          <w:b/>
          <w:bCs/>
          <w:color w:val="000000"/>
          <w:sz w:val="24"/>
          <w:szCs w:val="24"/>
        </w:rPr>
        <w:t>Phần I: Chiến lược tư duy "Một phe" (One-sided Strategy)</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1. Bước 1: Xác định quan điểm (Positioning)</w:t>
      </w:r>
    </w:p>
    <w:p w:rsidR="00B24AA2" w:rsidRPr="00B24AA2" w:rsidRDefault="00B24AA2" w:rsidP="00B24AA2">
      <w:pPr>
        <w:numPr>
          <w:ilvl w:val="0"/>
          <w:numId w:val="183"/>
        </w:numPr>
        <w:spacing w:line="360" w:lineRule="auto"/>
        <w:contextualSpacing/>
        <w:jc w:val="both"/>
        <w:rPr>
          <w:color w:val="000000"/>
        </w:rPr>
      </w:pPr>
      <w:r w:rsidRPr="00B24AA2">
        <w:rPr>
          <w:rStyle w:val="Strong"/>
          <w:rFonts w:eastAsiaTheme="majorEastAsia"/>
          <w:color w:val="000000"/>
        </w:rPr>
        <w:t>Câu hỏi:</w:t>
      </w:r>
      <w:r w:rsidRPr="00B24AA2">
        <w:rPr>
          <w:rStyle w:val="apple-converted-space"/>
          <w:rFonts w:eastAsiaTheme="majorEastAsia"/>
          <w:color w:val="000000"/>
        </w:rPr>
        <w:t> </w:t>
      </w:r>
      <w:r w:rsidRPr="00B24AA2">
        <w:rPr>
          <w:color w:val="000000"/>
        </w:rPr>
        <w:t>Bạn có đồng ý rằng nên dồn tiền cho Khoa học và coi nhẹ các môn khác không?</w:t>
      </w:r>
    </w:p>
    <w:p w:rsidR="00B24AA2" w:rsidRPr="00B24AA2" w:rsidRDefault="00B24AA2" w:rsidP="00B24AA2">
      <w:pPr>
        <w:numPr>
          <w:ilvl w:val="0"/>
          <w:numId w:val="183"/>
        </w:numPr>
        <w:spacing w:line="360" w:lineRule="auto"/>
        <w:contextualSpacing/>
        <w:jc w:val="both"/>
        <w:rPr>
          <w:color w:val="000000"/>
        </w:rPr>
      </w:pPr>
      <w:r w:rsidRPr="00B24AA2">
        <w:rPr>
          <w:rStyle w:val="Strong"/>
          <w:rFonts w:eastAsiaTheme="majorEastAsia"/>
          <w:color w:val="000000"/>
        </w:rPr>
        <w:t>Câu trả lời:</w:t>
      </w:r>
      <w:r w:rsidRPr="00B24AA2">
        <w:rPr>
          <w:rStyle w:val="apple-converted-space"/>
          <w:rFonts w:eastAsiaTheme="majorEastAsia"/>
          <w:color w:val="000000"/>
        </w:rPr>
        <w:t> </w:t>
      </w:r>
      <w:r w:rsidRPr="00B24AA2">
        <w:rPr>
          <w:rStyle w:val="Strong"/>
          <w:rFonts w:eastAsiaTheme="majorEastAsia"/>
          <w:color w:val="000000"/>
        </w:rPr>
        <w:t>Tôi KHÔNG ĐỒNG Ý (I disagree).</w:t>
      </w:r>
    </w:p>
    <w:p w:rsidR="00B24AA2" w:rsidRPr="00B24AA2" w:rsidRDefault="00B24AA2" w:rsidP="00B24AA2">
      <w:pPr>
        <w:numPr>
          <w:ilvl w:val="0"/>
          <w:numId w:val="183"/>
        </w:numPr>
        <w:spacing w:line="360" w:lineRule="auto"/>
        <w:contextualSpacing/>
        <w:jc w:val="both"/>
        <w:rPr>
          <w:color w:val="000000"/>
        </w:rPr>
      </w:pPr>
      <w:r w:rsidRPr="00B24AA2">
        <w:rPr>
          <w:rStyle w:val="Strong"/>
          <w:rFonts w:eastAsiaTheme="majorEastAsia"/>
          <w:color w:val="000000"/>
        </w:rPr>
        <w:t>Tư duy chủ đạo:</w:t>
      </w:r>
      <w:r w:rsidRPr="00B24AA2">
        <w:rPr>
          <w:rStyle w:val="apple-converted-space"/>
          <w:rFonts w:eastAsiaTheme="majorEastAsia"/>
          <w:color w:val="000000"/>
        </w:rPr>
        <w:t> </w:t>
      </w:r>
      <w:r w:rsidRPr="00B24AA2">
        <w:rPr>
          <w:color w:val="000000"/>
        </w:rPr>
        <w:t>Tôi sẽ chứng minh rằng các môn xã hội (Văn, Sử, Địa, Nhạc...) là nền tảng của đất nước, nếu thiếu chúng đất nước sẽ gặp nguy hiểm. Tôi sẽ</w:t>
      </w:r>
      <w:r w:rsidRPr="00B24AA2">
        <w:rPr>
          <w:rStyle w:val="apple-converted-space"/>
          <w:rFonts w:eastAsiaTheme="majorEastAsia"/>
          <w:color w:val="000000"/>
        </w:rPr>
        <w:t> </w:t>
      </w:r>
      <w:r w:rsidRPr="00B24AA2">
        <w:rPr>
          <w:rStyle w:val="Strong"/>
          <w:rFonts w:eastAsiaTheme="majorEastAsia"/>
          <w:color w:val="000000"/>
        </w:rPr>
        <w:t>không</w:t>
      </w:r>
      <w:r w:rsidRPr="00B24AA2">
        <w:rPr>
          <w:rStyle w:val="apple-converted-space"/>
          <w:rFonts w:eastAsiaTheme="majorEastAsia"/>
          <w:color w:val="000000"/>
        </w:rPr>
        <w:t> </w:t>
      </w:r>
      <w:r w:rsidRPr="00B24AA2">
        <w:rPr>
          <w:color w:val="000000"/>
        </w:rPr>
        <w:t>khen khoa học trong bài này để tránh bị lạc đề sang "both views".</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2. Bước 2: Tìm ý (Brainstorming) cho phe DISAGREE</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color w:val="000000"/>
        </w:rPr>
        <w:t>Chúng ta cần 2 lý do lớn để bảo vệ các môn học "Other subjects" (Các môn không phải khoa học).</w:t>
      </w:r>
    </w:p>
    <w:p w:rsidR="00B24AA2" w:rsidRPr="00B24AA2" w:rsidRDefault="00B24AA2" w:rsidP="00B24AA2">
      <w:pPr>
        <w:numPr>
          <w:ilvl w:val="0"/>
          <w:numId w:val="184"/>
        </w:numPr>
        <w:spacing w:line="360" w:lineRule="auto"/>
        <w:contextualSpacing/>
        <w:jc w:val="both"/>
        <w:rPr>
          <w:color w:val="000000"/>
        </w:rPr>
      </w:pPr>
      <w:r w:rsidRPr="00B24AA2">
        <w:rPr>
          <w:rStyle w:val="Strong"/>
          <w:rFonts w:eastAsiaTheme="majorEastAsia"/>
          <w:color w:val="000000"/>
        </w:rPr>
        <w:t>Lý do 1: Về Văn hóa &amp; Bản sắc (Culture &amp; Identity)</w:t>
      </w:r>
    </w:p>
    <w:p w:rsidR="00B24AA2" w:rsidRPr="00B24AA2" w:rsidRDefault="00B24AA2" w:rsidP="00B24AA2">
      <w:pPr>
        <w:numPr>
          <w:ilvl w:val="1"/>
          <w:numId w:val="184"/>
        </w:numPr>
        <w:spacing w:line="360" w:lineRule="auto"/>
        <w:contextualSpacing/>
        <w:jc w:val="both"/>
        <w:rPr>
          <w:color w:val="000000"/>
        </w:rPr>
      </w:pPr>
      <w:r w:rsidRPr="00B24AA2">
        <w:rPr>
          <w:rStyle w:val="Emphasis"/>
          <w:rFonts w:eastAsiaTheme="majorEastAsia"/>
          <w:color w:val="000000"/>
        </w:rPr>
        <w:t>Môn học:</w:t>
      </w:r>
      <w:r w:rsidRPr="00B24AA2">
        <w:rPr>
          <w:rStyle w:val="apple-converted-space"/>
          <w:rFonts w:eastAsiaTheme="majorEastAsia"/>
          <w:color w:val="000000"/>
        </w:rPr>
        <w:t> </w:t>
      </w:r>
      <w:r w:rsidRPr="00B24AA2">
        <w:rPr>
          <w:color w:val="000000"/>
        </w:rPr>
        <w:t>Lịch sử (History), Văn học (Literature).</w:t>
      </w:r>
    </w:p>
    <w:p w:rsidR="00B24AA2" w:rsidRPr="00B24AA2" w:rsidRDefault="00B24AA2" w:rsidP="00B24AA2">
      <w:pPr>
        <w:numPr>
          <w:ilvl w:val="1"/>
          <w:numId w:val="184"/>
        </w:numPr>
        <w:spacing w:line="360" w:lineRule="auto"/>
        <w:contextualSpacing/>
        <w:jc w:val="both"/>
        <w:rPr>
          <w:color w:val="000000"/>
        </w:rPr>
      </w:pPr>
      <w:r w:rsidRPr="00B24AA2">
        <w:rPr>
          <w:rStyle w:val="Emphasis"/>
          <w:rFonts w:eastAsiaTheme="majorEastAsia"/>
          <w:color w:val="000000"/>
        </w:rPr>
        <w:t>Tại sao quan trọng:</w:t>
      </w:r>
      <w:r w:rsidRPr="00B24AA2">
        <w:rPr>
          <w:rStyle w:val="apple-converted-space"/>
          <w:rFonts w:eastAsiaTheme="majorEastAsia"/>
          <w:color w:val="000000"/>
        </w:rPr>
        <w:t> </w:t>
      </w:r>
      <w:r w:rsidRPr="00B24AA2">
        <w:rPr>
          <w:color w:val="000000"/>
        </w:rPr>
        <w:t>Nếu chỉ học Toán/Lý, học sinh sẽ quên mất mình là ai, quên lịch sử đất nước. Đất nước sẽ mất đi bản sắc.</w:t>
      </w:r>
    </w:p>
    <w:p w:rsidR="00B24AA2" w:rsidRPr="00B24AA2" w:rsidRDefault="00B24AA2" w:rsidP="00B24AA2">
      <w:pPr>
        <w:numPr>
          <w:ilvl w:val="0"/>
          <w:numId w:val="184"/>
        </w:numPr>
        <w:spacing w:line="360" w:lineRule="auto"/>
        <w:contextualSpacing/>
        <w:jc w:val="both"/>
        <w:rPr>
          <w:color w:val="000000"/>
        </w:rPr>
      </w:pPr>
      <w:r w:rsidRPr="00B24AA2">
        <w:rPr>
          <w:rStyle w:val="Strong"/>
          <w:rFonts w:eastAsiaTheme="majorEastAsia"/>
          <w:color w:val="000000"/>
        </w:rPr>
        <w:t>Lý do 2: Về Tinh thần &amp; Xã hội (Mental Health &amp; Society)</w:t>
      </w:r>
    </w:p>
    <w:p w:rsidR="00B24AA2" w:rsidRPr="00B24AA2" w:rsidRDefault="00B24AA2" w:rsidP="00B24AA2">
      <w:pPr>
        <w:numPr>
          <w:ilvl w:val="1"/>
          <w:numId w:val="184"/>
        </w:numPr>
        <w:spacing w:line="360" w:lineRule="auto"/>
        <w:contextualSpacing/>
        <w:jc w:val="both"/>
        <w:rPr>
          <w:color w:val="000000"/>
        </w:rPr>
      </w:pPr>
      <w:r w:rsidRPr="00B24AA2">
        <w:rPr>
          <w:rStyle w:val="Emphasis"/>
          <w:rFonts w:eastAsiaTheme="majorEastAsia"/>
          <w:color w:val="000000"/>
        </w:rPr>
        <w:t>Môn học:</w:t>
      </w:r>
      <w:r w:rsidRPr="00B24AA2">
        <w:rPr>
          <w:rStyle w:val="apple-converted-space"/>
          <w:rFonts w:eastAsiaTheme="majorEastAsia"/>
          <w:color w:val="000000"/>
        </w:rPr>
        <w:t> </w:t>
      </w:r>
      <w:r w:rsidRPr="00B24AA2">
        <w:rPr>
          <w:color w:val="000000"/>
        </w:rPr>
        <w:t>Âm nhạc (Music), Mỹ thuật (Arts).</w:t>
      </w:r>
    </w:p>
    <w:p w:rsidR="00B24AA2" w:rsidRPr="00B24AA2" w:rsidRDefault="00B24AA2" w:rsidP="00B24AA2">
      <w:pPr>
        <w:numPr>
          <w:ilvl w:val="1"/>
          <w:numId w:val="184"/>
        </w:numPr>
        <w:spacing w:line="360" w:lineRule="auto"/>
        <w:contextualSpacing/>
        <w:jc w:val="both"/>
        <w:rPr>
          <w:color w:val="000000"/>
        </w:rPr>
      </w:pPr>
      <w:r w:rsidRPr="00B24AA2">
        <w:rPr>
          <w:rStyle w:val="Emphasis"/>
          <w:rFonts w:eastAsiaTheme="majorEastAsia"/>
          <w:color w:val="000000"/>
        </w:rPr>
        <w:t>Tại sao quan trọng:</w:t>
      </w:r>
      <w:r w:rsidRPr="00B24AA2">
        <w:rPr>
          <w:rStyle w:val="apple-converted-space"/>
          <w:rFonts w:eastAsiaTheme="majorEastAsia"/>
          <w:color w:val="000000"/>
        </w:rPr>
        <w:t> </w:t>
      </w:r>
      <w:r w:rsidRPr="00B24AA2">
        <w:rPr>
          <w:color w:val="000000"/>
        </w:rPr>
        <w:t>Khoa học làm ra máy móc, nhưng Nghệ thuật làm người ta vui vẻ, giảm stress. Một đất nước phát triển cần người dân hạnh phúc, không phải những con robot.</w:t>
      </w:r>
    </w:p>
    <w:p w:rsidR="00B24AA2" w:rsidRPr="00B24AA2" w:rsidRDefault="00445C0F" w:rsidP="00B24AA2">
      <w:pPr>
        <w:spacing w:line="360" w:lineRule="auto"/>
        <w:contextualSpacing/>
        <w:jc w:val="both"/>
      </w:pPr>
      <w:r>
        <w:rPr>
          <w:noProof/>
        </w:rPr>
        <w:pict>
          <v:rect id="_x0000_i1030" alt="" style="width:468pt;height:.05pt;mso-width-percent:0;mso-height-percent:0;mso-width-percent:0;mso-height-percent:0" o:hralign="center" o:hrstd="t" o:hr="t" fillcolor="#a0a0a0" stroked="f"/>
        </w:pict>
      </w:r>
    </w:p>
    <w:p w:rsidR="00B24AA2" w:rsidRPr="00B24AA2" w:rsidRDefault="00B24AA2" w:rsidP="00B24AA2">
      <w:pPr>
        <w:pStyle w:val="Heading2"/>
        <w:spacing w:before="0" w:after="0" w:line="360" w:lineRule="auto"/>
        <w:contextualSpacing/>
        <w:jc w:val="both"/>
        <w:rPr>
          <w:rFonts w:ascii="Times New Roman" w:hAnsi="Times New Roman" w:cs="Times New Roman"/>
          <w:b/>
          <w:bCs/>
          <w:color w:val="000000"/>
          <w:sz w:val="24"/>
          <w:szCs w:val="24"/>
        </w:rPr>
      </w:pPr>
      <w:r w:rsidRPr="00B24AA2">
        <w:rPr>
          <w:rFonts w:ascii="Times New Roman" w:hAnsi="Times New Roman" w:cs="Times New Roman"/>
          <w:b/>
          <w:bCs/>
          <w:color w:val="000000"/>
          <w:sz w:val="24"/>
          <w:szCs w:val="24"/>
        </w:rPr>
        <w:t>Phần II: Dàn ý chi tiết (Outline)</w:t>
      </w:r>
    </w:p>
    <w:p w:rsidR="00B24AA2" w:rsidRPr="00B24AA2" w:rsidRDefault="00B24AA2" w:rsidP="00B24AA2">
      <w:pPr>
        <w:numPr>
          <w:ilvl w:val="0"/>
          <w:numId w:val="185"/>
        </w:numPr>
        <w:spacing w:line="360" w:lineRule="auto"/>
        <w:contextualSpacing/>
        <w:jc w:val="both"/>
        <w:rPr>
          <w:color w:val="000000"/>
        </w:rPr>
      </w:pPr>
      <w:r w:rsidRPr="00B24AA2">
        <w:rPr>
          <w:rStyle w:val="Strong"/>
          <w:rFonts w:eastAsiaTheme="majorEastAsia"/>
          <w:color w:val="000000"/>
        </w:rPr>
        <w:t>Mở bài (Introduction):</w:t>
      </w:r>
    </w:p>
    <w:p w:rsidR="00B24AA2" w:rsidRPr="00B24AA2" w:rsidRDefault="00B24AA2" w:rsidP="00B24AA2">
      <w:pPr>
        <w:numPr>
          <w:ilvl w:val="1"/>
          <w:numId w:val="185"/>
        </w:numPr>
        <w:spacing w:line="360" w:lineRule="auto"/>
        <w:contextualSpacing/>
        <w:jc w:val="both"/>
        <w:rPr>
          <w:color w:val="000000"/>
        </w:rPr>
      </w:pPr>
      <w:r w:rsidRPr="00B24AA2">
        <w:rPr>
          <w:color w:val="000000"/>
        </w:rPr>
        <w:t>Paraphrase: Một số người muốn chính phủ ưu tiên tiền cho khoa học.</w:t>
      </w:r>
    </w:p>
    <w:p w:rsidR="00B24AA2" w:rsidRPr="00B24AA2" w:rsidRDefault="00B24AA2" w:rsidP="00B24AA2">
      <w:pPr>
        <w:numPr>
          <w:ilvl w:val="1"/>
          <w:numId w:val="185"/>
        </w:numPr>
        <w:spacing w:line="360" w:lineRule="auto"/>
        <w:contextualSpacing/>
        <w:jc w:val="both"/>
        <w:rPr>
          <w:color w:val="000000"/>
        </w:rPr>
      </w:pPr>
      <w:r w:rsidRPr="00B24AA2">
        <w:rPr>
          <w:color w:val="000000"/>
        </w:rPr>
        <w:t>Thesis Statement (Quan điểm): Tôi hoàn toàn</w:t>
      </w:r>
      <w:r w:rsidRPr="00B24AA2">
        <w:rPr>
          <w:rStyle w:val="apple-converted-space"/>
          <w:rFonts w:eastAsiaTheme="majorEastAsia"/>
          <w:color w:val="000000"/>
        </w:rPr>
        <w:t> </w:t>
      </w:r>
      <w:r w:rsidRPr="00B24AA2">
        <w:rPr>
          <w:rStyle w:val="Strong"/>
          <w:rFonts w:eastAsiaTheme="majorEastAsia"/>
          <w:color w:val="000000"/>
        </w:rPr>
        <w:t>không đồng ý</w:t>
      </w:r>
      <w:r w:rsidRPr="00B24AA2">
        <w:rPr>
          <w:color w:val="000000"/>
        </w:rPr>
        <w:t>. Tôi tin rằng các môn học khác cũng quan trọng và cần được đầu tư tiền.</w:t>
      </w:r>
    </w:p>
    <w:p w:rsidR="00B24AA2" w:rsidRPr="00B24AA2" w:rsidRDefault="00B24AA2" w:rsidP="00B24AA2">
      <w:pPr>
        <w:numPr>
          <w:ilvl w:val="0"/>
          <w:numId w:val="185"/>
        </w:numPr>
        <w:spacing w:line="360" w:lineRule="auto"/>
        <w:contextualSpacing/>
        <w:jc w:val="both"/>
        <w:rPr>
          <w:color w:val="000000"/>
        </w:rPr>
      </w:pPr>
      <w:r w:rsidRPr="00B24AA2">
        <w:rPr>
          <w:rStyle w:val="Strong"/>
          <w:rFonts w:eastAsiaTheme="majorEastAsia"/>
          <w:color w:val="000000"/>
        </w:rPr>
        <w:t>Thân bài 1 (Body 1): Tầm quan trọng của Lịch sử và Văn học.</w:t>
      </w:r>
    </w:p>
    <w:p w:rsidR="00B24AA2" w:rsidRPr="00B24AA2" w:rsidRDefault="00B24AA2" w:rsidP="00B24AA2">
      <w:pPr>
        <w:numPr>
          <w:ilvl w:val="1"/>
          <w:numId w:val="185"/>
        </w:numPr>
        <w:spacing w:line="360" w:lineRule="auto"/>
        <w:contextualSpacing/>
        <w:jc w:val="both"/>
        <w:rPr>
          <w:color w:val="000000"/>
        </w:rPr>
      </w:pPr>
      <w:r w:rsidRPr="00B24AA2">
        <w:rPr>
          <w:color w:val="000000"/>
        </w:rPr>
        <w:t>Câu chủ đề: Các môn xã hội giúp giữ gìn văn hóa.</w:t>
      </w:r>
    </w:p>
    <w:p w:rsidR="00B24AA2" w:rsidRPr="00B24AA2" w:rsidRDefault="00B24AA2" w:rsidP="00B24AA2">
      <w:pPr>
        <w:numPr>
          <w:ilvl w:val="1"/>
          <w:numId w:val="185"/>
        </w:numPr>
        <w:spacing w:line="360" w:lineRule="auto"/>
        <w:contextualSpacing/>
        <w:jc w:val="both"/>
        <w:rPr>
          <w:color w:val="000000"/>
        </w:rPr>
      </w:pPr>
      <w:r w:rsidRPr="00B24AA2">
        <w:rPr>
          <w:color w:val="000000"/>
        </w:rPr>
        <w:lastRenderedPageBreak/>
        <w:t>Giải thích: Lịch sử dạy về quá khứ. Văn học dạy về ngôn ngữ.</w:t>
      </w:r>
    </w:p>
    <w:p w:rsidR="00B24AA2" w:rsidRPr="00B24AA2" w:rsidRDefault="00B24AA2" w:rsidP="00B24AA2">
      <w:pPr>
        <w:numPr>
          <w:ilvl w:val="1"/>
          <w:numId w:val="185"/>
        </w:numPr>
        <w:spacing w:line="360" w:lineRule="auto"/>
        <w:contextualSpacing/>
        <w:jc w:val="both"/>
        <w:rPr>
          <w:color w:val="000000"/>
        </w:rPr>
      </w:pPr>
      <w:r w:rsidRPr="00B24AA2">
        <w:rPr>
          <w:color w:val="000000"/>
        </w:rPr>
        <w:t>Kết quả: Giúp người dân yêu nước hơn.</w:t>
      </w:r>
    </w:p>
    <w:p w:rsidR="00B24AA2" w:rsidRPr="00B24AA2" w:rsidRDefault="00B24AA2" w:rsidP="00B24AA2">
      <w:pPr>
        <w:numPr>
          <w:ilvl w:val="0"/>
          <w:numId w:val="185"/>
        </w:numPr>
        <w:spacing w:line="360" w:lineRule="auto"/>
        <w:contextualSpacing/>
        <w:jc w:val="both"/>
        <w:rPr>
          <w:color w:val="000000"/>
        </w:rPr>
      </w:pPr>
      <w:r w:rsidRPr="00B24AA2">
        <w:rPr>
          <w:rStyle w:val="Strong"/>
          <w:rFonts w:eastAsiaTheme="majorEastAsia"/>
          <w:color w:val="000000"/>
        </w:rPr>
        <w:t>Thân bài 2 (Body 2): Tầm quan trọng của Nghệ thuật và Âm nhạc.</w:t>
      </w:r>
    </w:p>
    <w:p w:rsidR="00B24AA2" w:rsidRPr="00B24AA2" w:rsidRDefault="00B24AA2" w:rsidP="00B24AA2">
      <w:pPr>
        <w:numPr>
          <w:ilvl w:val="1"/>
          <w:numId w:val="185"/>
        </w:numPr>
        <w:spacing w:line="360" w:lineRule="auto"/>
        <w:contextualSpacing/>
        <w:jc w:val="both"/>
        <w:rPr>
          <w:color w:val="000000"/>
        </w:rPr>
      </w:pPr>
      <w:r w:rsidRPr="00B24AA2">
        <w:rPr>
          <w:color w:val="000000"/>
        </w:rPr>
        <w:t>Câu chủ đề: Các môn nghệ thuật giúp cải thiện đời sống tinh thần.</w:t>
      </w:r>
    </w:p>
    <w:p w:rsidR="00B24AA2" w:rsidRPr="00B24AA2" w:rsidRDefault="00B24AA2" w:rsidP="00B24AA2">
      <w:pPr>
        <w:numPr>
          <w:ilvl w:val="1"/>
          <w:numId w:val="185"/>
        </w:numPr>
        <w:spacing w:line="360" w:lineRule="auto"/>
        <w:contextualSpacing/>
        <w:jc w:val="both"/>
        <w:rPr>
          <w:color w:val="000000"/>
        </w:rPr>
      </w:pPr>
      <w:r w:rsidRPr="00B24AA2">
        <w:rPr>
          <w:color w:val="000000"/>
        </w:rPr>
        <w:t>Giải thích: Cuộc sống hiện đại rất áp lực. Âm nhạc/Vẽ giúp thư giãn.</w:t>
      </w:r>
    </w:p>
    <w:p w:rsidR="00B24AA2" w:rsidRPr="00B24AA2" w:rsidRDefault="00B24AA2" w:rsidP="00B24AA2">
      <w:pPr>
        <w:numPr>
          <w:ilvl w:val="1"/>
          <w:numId w:val="185"/>
        </w:numPr>
        <w:spacing w:line="360" w:lineRule="auto"/>
        <w:contextualSpacing/>
        <w:jc w:val="both"/>
        <w:rPr>
          <w:color w:val="000000"/>
        </w:rPr>
      </w:pPr>
      <w:r w:rsidRPr="00B24AA2">
        <w:rPr>
          <w:color w:val="000000"/>
        </w:rPr>
        <w:t>Kết quả: Xã hội sẽ hạnh phúc và sáng tạo hơn.</w:t>
      </w:r>
    </w:p>
    <w:p w:rsidR="00B24AA2" w:rsidRPr="00B24AA2" w:rsidRDefault="00B24AA2" w:rsidP="00B24AA2">
      <w:pPr>
        <w:numPr>
          <w:ilvl w:val="0"/>
          <w:numId w:val="185"/>
        </w:numPr>
        <w:spacing w:line="360" w:lineRule="auto"/>
        <w:contextualSpacing/>
        <w:jc w:val="both"/>
        <w:rPr>
          <w:color w:val="000000"/>
        </w:rPr>
      </w:pPr>
      <w:r w:rsidRPr="00B24AA2">
        <w:rPr>
          <w:rStyle w:val="Strong"/>
          <w:rFonts w:eastAsiaTheme="majorEastAsia"/>
          <w:color w:val="000000"/>
        </w:rPr>
        <w:t>Kết bài (Conclusion):</w:t>
      </w:r>
    </w:p>
    <w:p w:rsidR="00B24AA2" w:rsidRPr="00B24AA2" w:rsidRDefault="00B24AA2" w:rsidP="00B24AA2">
      <w:pPr>
        <w:numPr>
          <w:ilvl w:val="1"/>
          <w:numId w:val="185"/>
        </w:numPr>
        <w:spacing w:line="360" w:lineRule="auto"/>
        <w:contextualSpacing/>
        <w:jc w:val="both"/>
        <w:rPr>
          <w:color w:val="000000"/>
        </w:rPr>
      </w:pPr>
      <w:r w:rsidRPr="00B24AA2">
        <w:rPr>
          <w:color w:val="000000"/>
        </w:rPr>
        <w:t>Khẳng định lại: Tôi không đồng ý việc chỉ ưu tiên khoa học. Chính phủ phải đầu tư cho các môn xã hội và nghệ thuật nữa.</w:t>
      </w:r>
    </w:p>
    <w:p w:rsidR="00B24AA2" w:rsidRPr="00B24AA2" w:rsidRDefault="00445C0F" w:rsidP="00B24AA2">
      <w:pPr>
        <w:spacing w:line="360" w:lineRule="auto"/>
        <w:contextualSpacing/>
        <w:jc w:val="both"/>
      </w:pPr>
      <w:r>
        <w:rPr>
          <w:noProof/>
        </w:rPr>
        <w:pict>
          <v:rect id="_x0000_i1029" alt="" style="width:468pt;height:.05pt;mso-width-percent:0;mso-height-percent:0;mso-width-percent:0;mso-height-percent:0" o:hralign="center" o:hrstd="t" o:hr="t" fillcolor="#a0a0a0" stroked="f"/>
        </w:pict>
      </w:r>
    </w:p>
    <w:p w:rsidR="00B24AA2" w:rsidRPr="00B24AA2" w:rsidRDefault="00B24AA2" w:rsidP="00B24AA2">
      <w:pPr>
        <w:pStyle w:val="Heading2"/>
        <w:spacing w:before="0" w:after="0" w:line="360" w:lineRule="auto"/>
        <w:contextualSpacing/>
        <w:jc w:val="both"/>
        <w:rPr>
          <w:rFonts w:ascii="Times New Roman" w:hAnsi="Times New Roman" w:cs="Times New Roman"/>
          <w:b/>
          <w:bCs/>
          <w:color w:val="000000"/>
          <w:sz w:val="24"/>
          <w:szCs w:val="24"/>
          <w:lang w:val="vi-VN"/>
        </w:rPr>
      </w:pPr>
      <w:r w:rsidRPr="00B24AA2">
        <w:rPr>
          <w:rFonts w:ascii="Times New Roman" w:hAnsi="Times New Roman" w:cs="Times New Roman"/>
          <w:b/>
          <w:bCs/>
          <w:color w:val="000000"/>
          <w:sz w:val="24"/>
          <w:szCs w:val="24"/>
        </w:rPr>
        <w:t>Phần III: Bài viết mẫu (Sample Essay)</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Lưu ý: Ngữ pháp sử dụng câu đơn, rõ ràng, tập trung hoàn toàn vào việc bảo vệ "Other subjects".</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1. Mở bài</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color w:val="000000"/>
        </w:rPr>
        <w:t>Some people think that the government should spend more money on science education rather than on other subjects. I</w:t>
      </w:r>
      <w:r w:rsidRPr="00B24AA2">
        <w:rPr>
          <w:rStyle w:val="apple-converted-space"/>
          <w:rFonts w:eastAsiaTheme="majorEastAsia"/>
          <w:color w:val="000000"/>
        </w:rPr>
        <w:t> </w:t>
      </w:r>
      <w:r w:rsidRPr="00B24AA2">
        <w:rPr>
          <w:rStyle w:val="Strong"/>
          <w:rFonts w:eastAsiaTheme="majorEastAsia"/>
          <w:color w:val="000000"/>
        </w:rPr>
        <w:t>totally disagree</w:t>
      </w:r>
      <w:r w:rsidRPr="00B24AA2">
        <w:rPr>
          <w:rStyle w:val="apple-converted-space"/>
          <w:rFonts w:eastAsiaTheme="majorEastAsia"/>
          <w:color w:val="000000"/>
        </w:rPr>
        <w:t> </w:t>
      </w:r>
      <w:r w:rsidRPr="00B24AA2">
        <w:rPr>
          <w:color w:val="000000"/>
        </w:rPr>
        <w:t>with this opinion. I believe that subjects like history and arts are extremely important for the development of a country.</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2. Thân bài 1 (Lý do 1: Văn hóa &amp; Lịch sử)</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Strong"/>
          <w:rFonts w:eastAsiaTheme="majorEastAsia"/>
          <w:color w:val="000000"/>
        </w:rPr>
        <w:t>First of all</w:t>
      </w:r>
      <w:r w:rsidRPr="00B24AA2">
        <w:rPr>
          <w:color w:val="000000"/>
        </w:rPr>
        <w:t>, subjects like history and literature are essential for our culture.</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Emphasis"/>
          <w:rFonts w:eastAsiaTheme="majorEastAsia"/>
          <w:color w:val="000000"/>
        </w:rPr>
        <w:t>(Đầu tiên, các môn như lịch sử và văn học rất thiết yếu cho văn hóa của chúng ta.)</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color w:val="000000"/>
        </w:rPr>
        <w:t>History teaches students about the past and the traditions of their country. If the government does not invest in these subjects, young people may forget their origins. For example, knowing about national heroes makes citizens love their country more. Therefore, spending money on these subjects is necessary to keep the national identity.</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(Lịch sử dạy học sinh về quá khứ và truyền thống đất nước. Nếu chính phủ không đầu tư vào các môn này, người trẻ có thể quên nguồn gốc. Ví dụ, biết về các anh hùng dân tộc giúp công dân yêu nước hơn. Do đó, chi tiền cho các môn này là cần thiết để giữ gìn bản sắc quốc gia.)</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3. Thân bài 2 (Lý do 2: Nghệ thuật &amp; Tinh thần)</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Strong"/>
          <w:rFonts w:eastAsiaTheme="majorEastAsia"/>
          <w:color w:val="000000"/>
        </w:rPr>
        <w:t>Secondly</w:t>
      </w:r>
      <w:r w:rsidRPr="00B24AA2">
        <w:rPr>
          <w:color w:val="000000"/>
        </w:rPr>
        <w:t>, arts and music play a big role in our mental health.</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Emphasis"/>
          <w:rFonts w:eastAsiaTheme="majorEastAsia"/>
          <w:color w:val="000000"/>
        </w:rPr>
        <w:t>(Thứ hai, nghệ thuật và âm nhạc đóng vai trò lớn trong sức khỏe tinh thần của chúng ta.)</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color w:val="000000"/>
        </w:rPr>
        <w:lastRenderedPageBreak/>
        <w:t>Science creates technology, but arts help people relax. In modern life, people have a lot of stress. Learning music or painting helps students feel happy and creative. A developed country needs happy people, not just machines. So, the government should support art education as well.</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(Khoa học tạo ra công nghệ, nhưng nghệ thuật giúp con người thư giãn. Trong cuộc sống hiện đại, mọi người chịu nhiều áp lực. Học nhạc hoặc vẽ giúp học sinh cảm thấy vui vẻ và sáng tạo. Một đất nước phát triển cần những con người hạnh phúc, không chỉ là máy móc. Vì vậy, chính phủ cũng nên hỗ trợ giáo dục nghệ thuật.)</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4. Kết bài</w:t>
      </w:r>
    </w:p>
    <w:p w:rsidR="00B24AA2" w:rsidRDefault="00B24AA2" w:rsidP="00B24AA2">
      <w:pPr>
        <w:pStyle w:val="NormalWeb"/>
        <w:spacing w:before="0" w:beforeAutospacing="0" w:after="0" w:afterAutospacing="0" w:line="360" w:lineRule="auto"/>
        <w:contextualSpacing/>
        <w:jc w:val="both"/>
        <w:rPr>
          <w:color w:val="000000"/>
          <w:lang w:val="vi-VN"/>
        </w:rPr>
      </w:pPr>
      <w:r w:rsidRPr="00B24AA2">
        <w:rPr>
          <w:rStyle w:val="Strong"/>
          <w:rFonts w:eastAsiaTheme="majorEastAsia"/>
          <w:color w:val="000000"/>
        </w:rPr>
        <w:t>In conclusion</w:t>
      </w:r>
      <w:r w:rsidRPr="00B24AA2">
        <w:rPr>
          <w:color w:val="000000"/>
        </w:rPr>
        <w:t>, I</w:t>
      </w:r>
      <w:r w:rsidRPr="00B24AA2">
        <w:rPr>
          <w:rStyle w:val="apple-converted-space"/>
          <w:rFonts w:eastAsiaTheme="majorEastAsia"/>
          <w:color w:val="000000"/>
        </w:rPr>
        <w:t> </w:t>
      </w:r>
      <w:r w:rsidRPr="00B24AA2">
        <w:rPr>
          <w:rStyle w:val="Strong"/>
          <w:rFonts w:eastAsiaTheme="majorEastAsia"/>
          <w:color w:val="000000"/>
        </w:rPr>
        <w:t>do not agree</w:t>
      </w:r>
      <w:r w:rsidRPr="00B24AA2">
        <w:rPr>
          <w:rStyle w:val="apple-converted-space"/>
          <w:rFonts w:eastAsiaTheme="majorEastAsia"/>
          <w:color w:val="000000"/>
        </w:rPr>
        <w:t> </w:t>
      </w:r>
      <w:r w:rsidRPr="00B24AA2">
        <w:rPr>
          <w:color w:val="000000"/>
        </w:rPr>
        <w:t>that science is more important than other subjects. History, literature, and arts bring great benefits to society. The government should pay attention to these subjects to develop a better country.</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(Tóm lại, tôi không đồng ý rằng khoa học quan trọng hơn các môn khác. Lịch sử, văn học và nghệ thuật mang lại lợi ích to lớn cho xã hội. Chính phủ nên chú ý đến các môn học này để phát triển một đất nước tốt đẹp hơn.)</w:t>
      </w:r>
    </w:p>
    <w:p w:rsidR="00B24AA2" w:rsidRPr="00B24AA2" w:rsidRDefault="00445C0F" w:rsidP="00B24AA2">
      <w:pPr>
        <w:spacing w:line="360" w:lineRule="auto"/>
        <w:contextualSpacing/>
        <w:jc w:val="both"/>
      </w:pPr>
      <w:r>
        <w:rPr>
          <w:noProof/>
        </w:rPr>
        <w:pict>
          <v:rect id="_x0000_i1028" alt="" style="width:468pt;height:.05pt;mso-width-percent:0;mso-height-percent:0;mso-width-percent:0;mso-height-percent:0" o:hralign="center" o:hrstd="t" o:hr="t" fillcolor="#a0a0a0" stroked="f"/>
        </w:pict>
      </w:r>
    </w:p>
    <w:p w:rsidR="00B24AA2" w:rsidRPr="00B24AA2" w:rsidRDefault="00B24AA2" w:rsidP="00B24AA2">
      <w:pPr>
        <w:pStyle w:val="Heading2"/>
        <w:spacing w:before="0" w:after="0" w:line="360" w:lineRule="auto"/>
        <w:contextualSpacing/>
        <w:jc w:val="both"/>
        <w:rPr>
          <w:rFonts w:ascii="Times New Roman" w:hAnsi="Times New Roman" w:cs="Times New Roman"/>
          <w:b/>
          <w:bCs/>
          <w:color w:val="000000"/>
          <w:sz w:val="24"/>
          <w:szCs w:val="24"/>
          <w:lang w:val="vi-VN"/>
        </w:rPr>
      </w:pPr>
      <w:r w:rsidRPr="00B24AA2">
        <w:rPr>
          <w:rFonts w:ascii="Times New Roman" w:hAnsi="Times New Roman" w:cs="Times New Roman"/>
          <w:b/>
          <w:bCs/>
          <w:color w:val="000000"/>
          <w:sz w:val="24"/>
          <w:szCs w:val="24"/>
        </w:rPr>
        <w:t>Phần IV: Từ vựng &amp; Cấu trúc ghi điểm</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1. Nhóm từ thay thế cho "Spend money" (Chi tiền/Đầu tư)</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Thay vì cứ mãi dùng "spend money on" hay "give money to", hãy dùng:</w:t>
      </w:r>
    </w:p>
    <w:p w:rsidR="00B24AA2" w:rsidRPr="00B24AA2" w:rsidRDefault="00B24AA2" w:rsidP="00B24AA2">
      <w:pPr>
        <w:numPr>
          <w:ilvl w:val="0"/>
          <w:numId w:val="186"/>
        </w:numPr>
        <w:spacing w:line="360" w:lineRule="auto"/>
        <w:contextualSpacing/>
        <w:jc w:val="both"/>
        <w:rPr>
          <w:color w:val="000000"/>
        </w:rPr>
      </w:pPr>
      <w:r w:rsidRPr="00B24AA2">
        <w:rPr>
          <w:rStyle w:val="Strong"/>
          <w:rFonts w:eastAsiaTheme="majorEastAsia"/>
          <w:color w:val="000000"/>
        </w:rPr>
        <w:t>Allocate funds to</w:t>
      </w:r>
      <w:r w:rsidRPr="00B24AA2">
        <w:rPr>
          <w:rStyle w:val="apple-converted-space"/>
          <w:rFonts w:eastAsiaTheme="majorEastAsia"/>
          <w:color w:val="000000"/>
        </w:rPr>
        <w:t> </w:t>
      </w:r>
      <w:r w:rsidRPr="00B24AA2">
        <w:rPr>
          <w:color w:val="000000"/>
        </w:rPr>
        <w:t>(v): Phân bổ ngân sách cho...</w:t>
      </w:r>
    </w:p>
    <w:p w:rsidR="00B24AA2" w:rsidRPr="00B24AA2" w:rsidRDefault="00B24AA2" w:rsidP="00B24AA2">
      <w:pPr>
        <w:numPr>
          <w:ilvl w:val="1"/>
          <w:numId w:val="186"/>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The government should</w:t>
      </w:r>
      <w:r w:rsidRPr="00B24AA2">
        <w:rPr>
          <w:rStyle w:val="apple-converted-space"/>
          <w:rFonts w:eastAsiaTheme="majorEastAsia"/>
          <w:color w:val="000000"/>
        </w:rPr>
        <w:t> </w:t>
      </w:r>
      <w:r w:rsidRPr="00B24AA2">
        <w:rPr>
          <w:rStyle w:val="Strong"/>
          <w:rFonts w:eastAsiaTheme="majorEastAsia"/>
          <w:color w:val="000000"/>
        </w:rPr>
        <w:t>allocate funds to</w:t>
      </w:r>
      <w:r w:rsidRPr="00B24AA2">
        <w:rPr>
          <w:rStyle w:val="apple-converted-space"/>
          <w:rFonts w:eastAsiaTheme="majorEastAsia"/>
          <w:color w:val="000000"/>
        </w:rPr>
        <w:t> </w:t>
      </w:r>
      <w:r w:rsidRPr="00B24AA2">
        <w:rPr>
          <w:color w:val="000000"/>
        </w:rPr>
        <w:t>history and arts.</w:t>
      </w:r>
    </w:p>
    <w:p w:rsidR="00B24AA2" w:rsidRPr="00B24AA2" w:rsidRDefault="00B24AA2" w:rsidP="00B24AA2">
      <w:pPr>
        <w:numPr>
          <w:ilvl w:val="1"/>
          <w:numId w:val="186"/>
        </w:numPr>
        <w:spacing w:line="360" w:lineRule="auto"/>
        <w:contextualSpacing/>
        <w:jc w:val="both"/>
        <w:rPr>
          <w:color w:val="000000"/>
        </w:rPr>
      </w:pPr>
      <w:r w:rsidRPr="00B24AA2">
        <w:rPr>
          <w:rStyle w:val="Emphasis"/>
          <w:rFonts w:eastAsiaTheme="majorEastAsia"/>
          <w:color w:val="000000"/>
        </w:rPr>
        <w:t>(Chính phủ nên phân bổ ngân sách cho lịch sử và nghệ thuật.)</w:t>
      </w:r>
    </w:p>
    <w:p w:rsidR="00B24AA2" w:rsidRPr="00B24AA2" w:rsidRDefault="00B24AA2" w:rsidP="00B24AA2">
      <w:pPr>
        <w:numPr>
          <w:ilvl w:val="0"/>
          <w:numId w:val="186"/>
        </w:numPr>
        <w:spacing w:line="360" w:lineRule="auto"/>
        <w:contextualSpacing/>
        <w:jc w:val="both"/>
        <w:rPr>
          <w:color w:val="000000"/>
        </w:rPr>
      </w:pPr>
      <w:r w:rsidRPr="00B24AA2">
        <w:rPr>
          <w:rStyle w:val="Strong"/>
          <w:rFonts w:eastAsiaTheme="majorEastAsia"/>
          <w:color w:val="000000"/>
        </w:rPr>
        <w:t>Invest in</w:t>
      </w:r>
      <w:r w:rsidRPr="00B24AA2">
        <w:rPr>
          <w:rStyle w:val="apple-converted-space"/>
          <w:rFonts w:eastAsiaTheme="majorEastAsia"/>
          <w:color w:val="000000"/>
        </w:rPr>
        <w:t> </w:t>
      </w:r>
      <w:r w:rsidRPr="00B24AA2">
        <w:rPr>
          <w:color w:val="000000"/>
        </w:rPr>
        <w:t>(v): Đầu tư vào... (Từ này cơ bản nhưng rất đúng trọng tâm).</w:t>
      </w:r>
    </w:p>
    <w:p w:rsidR="00B24AA2" w:rsidRPr="00B24AA2" w:rsidRDefault="00B24AA2" w:rsidP="00B24AA2">
      <w:pPr>
        <w:numPr>
          <w:ilvl w:val="1"/>
          <w:numId w:val="186"/>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It is wise to</w:t>
      </w:r>
      <w:r w:rsidRPr="00B24AA2">
        <w:rPr>
          <w:rStyle w:val="apple-converted-space"/>
          <w:rFonts w:eastAsiaTheme="majorEastAsia"/>
          <w:color w:val="000000"/>
        </w:rPr>
        <w:t> </w:t>
      </w:r>
      <w:r w:rsidRPr="00B24AA2">
        <w:rPr>
          <w:rStyle w:val="Strong"/>
          <w:rFonts w:eastAsiaTheme="majorEastAsia"/>
          <w:color w:val="000000"/>
        </w:rPr>
        <w:t>invest in</w:t>
      </w:r>
      <w:r w:rsidRPr="00B24AA2">
        <w:rPr>
          <w:rStyle w:val="apple-converted-space"/>
          <w:rFonts w:eastAsiaTheme="majorEastAsia"/>
          <w:color w:val="000000"/>
        </w:rPr>
        <w:t> </w:t>
      </w:r>
      <w:r w:rsidRPr="00B24AA2">
        <w:rPr>
          <w:color w:val="000000"/>
        </w:rPr>
        <w:t>art education.</w:t>
      </w:r>
    </w:p>
    <w:p w:rsidR="00B24AA2" w:rsidRPr="00B24AA2" w:rsidRDefault="00B24AA2" w:rsidP="00B24AA2">
      <w:pPr>
        <w:numPr>
          <w:ilvl w:val="0"/>
          <w:numId w:val="186"/>
        </w:numPr>
        <w:spacing w:line="360" w:lineRule="auto"/>
        <w:contextualSpacing/>
        <w:jc w:val="both"/>
        <w:rPr>
          <w:color w:val="000000"/>
        </w:rPr>
      </w:pPr>
      <w:r w:rsidRPr="00B24AA2">
        <w:rPr>
          <w:rStyle w:val="Strong"/>
          <w:rFonts w:eastAsiaTheme="majorEastAsia"/>
          <w:color w:val="000000"/>
        </w:rPr>
        <w:t>Financial support</w:t>
      </w:r>
      <w:r w:rsidRPr="00B24AA2">
        <w:rPr>
          <w:rStyle w:val="apple-converted-space"/>
          <w:rFonts w:eastAsiaTheme="majorEastAsia"/>
          <w:color w:val="000000"/>
        </w:rPr>
        <w:t> </w:t>
      </w:r>
      <w:r w:rsidRPr="00B24AA2">
        <w:rPr>
          <w:color w:val="000000"/>
        </w:rPr>
        <w:t>(n): Sự hỗ trợ tài chính.</w:t>
      </w:r>
    </w:p>
    <w:p w:rsidR="00B24AA2" w:rsidRPr="00B24AA2" w:rsidRDefault="00B24AA2" w:rsidP="00B24AA2">
      <w:pPr>
        <w:numPr>
          <w:ilvl w:val="1"/>
          <w:numId w:val="186"/>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Arts subjects need more</w:t>
      </w:r>
      <w:r w:rsidRPr="00B24AA2">
        <w:rPr>
          <w:rStyle w:val="apple-converted-space"/>
          <w:rFonts w:eastAsiaTheme="majorEastAsia"/>
          <w:color w:val="000000"/>
        </w:rPr>
        <w:t> </w:t>
      </w:r>
      <w:r w:rsidRPr="00B24AA2">
        <w:rPr>
          <w:rStyle w:val="Strong"/>
          <w:rFonts w:eastAsiaTheme="majorEastAsia"/>
          <w:color w:val="000000"/>
        </w:rPr>
        <w:t>financial support</w:t>
      </w:r>
      <w:r w:rsidRPr="00B24AA2">
        <w:rPr>
          <w:rStyle w:val="apple-converted-space"/>
          <w:rFonts w:eastAsiaTheme="majorEastAsia"/>
          <w:color w:val="000000"/>
        </w:rPr>
        <w:t> </w:t>
      </w:r>
      <w:r w:rsidRPr="00B24AA2">
        <w:rPr>
          <w:color w:val="000000"/>
        </w:rPr>
        <w:t>from the state.</w:t>
      </w:r>
    </w:p>
    <w:p w:rsidR="00B24AA2" w:rsidRPr="00B24AA2" w:rsidRDefault="00B24AA2" w:rsidP="00B24AA2">
      <w:pPr>
        <w:numPr>
          <w:ilvl w:val="1"/>
          <w:numId w:val="186"/>
        </w:numPr>
        <w:spacing w:line="360" w:lineRule="auto"/>
        <w:contextualSpacing/>
        <w:jc w:val="both"/>
        <w:rPr>
          <w:color w:val="000000"/>
        </w:rPr>
      </w:pPr>
      <w:r w:rsidRPr="00B24AA2">
        <w:rPr>
          <w:rStyle w:val="Emphasis"/>
          <w:rFonts w:eastAsiaTheme="majorEastAsia"/>
          <w:color w:val="000000"/>
        </w:rPr>
        <w:t>(Các môn nghệ thuật cần nhiều sự hỗ trợ tài chính hơn từ nhà nước.)</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2. Nhóm từ thay thế cho "Important" (Quan trọng)</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Trong bài viết 1 phe, bạn sẽ phải khen môn Văn/Sử/Nhạc rất nhiều. Đừng chỉ dùng "important".</w:t>
      </w:r>
    </w:p>
    <w:p w:rsidR="00B24AA2" w:rsidRPr="00B24AA2" w:rsidRDefault="00B24AA2" w:rsidP="00B24AA2">
      <w:pPr>
        <w:numPr>
          <w:ilvl w:val="0"/>
          <w:numId w:val="187"/>
        </w:numPr>
        <w:spacing w:line="360" w:lineRule="auto"/>
        <w:contextualSpacing/>
        <w:jc w:val="both"/>
        <w:rPr>
          <w:color w:val="000000"/>
        </w:rPr>
      </w:pPr>
      <w:r w:rsidRPr="00B24AA2">
        <w:rPr>
          <w:rStyle w:val="Strong"/>
          <w:rFonts w:eastAsiaTheme="majorEastAsia"/>
          <w:color w:val="000000"/>
        </w:rPr>
        <w:t>Crucial</w:t>
      </w:r>
      <w:r w:rsidRPr="00B24AA2">
        <w:rPr>
          <w:rStyle w:val="apple-converted-space"/>
          <w:rFonts w:eastAsiaTheme="majorEastAsia"/>
          <w:color w:val="000000"/>
        </w:rPr>
        <w:t> </w:t>
      </w:r>
      <w:r w:rsidRPr="00B24AA2">
        <w:rPr>
          <w:color w:val="000000"/>
        </w:rPr>
        <w:t>(adj): Cốt yếu, cực kỳ quan trọng.</w:t>
      </w:r>
    </w:p>
    <w:p w:rsidR="00B24AA2" w:rsidRPr="00B24AA2" w:rsidRDefault="00B24AA2" w:rsidP="00B24AA2">
      <w:pPr>
        <w:numPr>
          <w:ilvl w:val="1"/>
          <w:numId w:val="187"/>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History is</w:t>
      </w:r>
      <w:r w:rsidRPr="00B24AA2">
        <w:rPr>
          <w:rStyle w:val="apple-converted-space"/>
          <w:rFonts w:eastAsiaTheme="majorEastAsia"/>
          <w:color w:val="000000"/>
        </w:rPr>
        <w:t> </w:t>
      </w:r>
      <w:r w:rsidRPr="00B24AA2">
        <w:rPr>
          <w:rStyle w:val="Strong"/>
          <w:rFonts w:eastAsiaTheme="majorEastAsia"/>
          <w:color w:val="000000"/>
        </w:rPr>
        <w:t>crucial</w:t>
      </w:r>
      <w:r w:rsidRPr="00B24AA2">
        <w:rPr>
          <w:rStyle w:val="apple-converted-space"/>
          <w:rFonts w:eastAsiaTheme="majorEastAsia"/>
          <w:color w:val="000000"/>
        </w:rPr>
        <w:t> </w:t>
      </w:r>
      <w:r w:rsidRPr="00B24AA2">
        <w:rPr>
          <w:color w:val="000000"/>
        </w:rPr>
        <w:t>for a nation’s identity.</w:t>
      </w:r>
    </w:p>
    <w:p w:rsidR="00B24AA2" w:rsidRPr="00B24AA2" w:rsidRDefault="00B24AA2" w:rsidP="00B24AA2">
      <w:pPr>
        <w:numPr>
          <w:ilvl w:val="0"/>
          <w:numId w:val="187"/>
        </w:numPr>
        <w:spacing w:line="360" w:lineRule="auto"/>
        <w:contextualSpacing/>
        <w:jc w:val="both"/>
        <w:rPr>
          <w:color w:val="000000"/>
        </w:rPr>
      </w:pPr>
      <w:r w:rsidRPr="00B24AA2">
        <w:rPr>
          <w:rStyle w:val="Strong"/>
          <w:rFonts w:eastAsiaTheme="majorEastAsia"/>
          <w:color w:val="000000"/>
        </w:rPr>
        <w:t>Vital</w:t>
      </w:r>
      <w:r w:rsidRPr="00B24AA2">
        <w:rPr>
          <w:rStyle w:val="apple-converted-space"/>
          <w:rFonts w:eastAsiaTheme="majorEastAsia"/>
          <w:color w:val="000000"/>
        </w:rPr>
        <w:t> </w:t>
      </w:r>
      <w:r w:rsidRPr="00B24AA2">
        <w:rPr>
          <w:color w:val="000000"/>
        </w:rPr>
        <w:t>(adj): Sống còn, thiết yếu.</w:t>
      </w:r>
    </w:p>
    <w:p w:rsidR="00B24AA2" w:rsidRPr="00B24AA2" w:rsidRDefault="00B24AA2" w:rsidP="00B24AA2">
      <w:pPr>
        <w:numPr>
          <w:ilvl w:val="1"/>
          <w:numId w:val="187"/>
        </w:numPr>
        <w:spacing w:line="360" w:lineRule="auto"/>
        <w:contextualSpacing/>
        <w:jc w:val="both"/>
        <w:rPr>
          <w:color w:val="000000"/>
        </w:rPr>
      </w:pPr>
      <w:r w:rsidRPr="00B24AA2">
        <w:rPr>
          <w:rStyle w:val="Emphasis"/>
          <w:rFonts w:eastAsiaTheme="majorEastAsia"/>
          <w:color w:val="000000"/>
        </w:rPr>
        <w:lastRenderedPageBreak/>
        <w:t>Ví dụ:</w:t>
      </w:r>
      <w:r w:rsidRPr="00B24AA2">
        <w:rPr>
          <w:rStyle w:val="apple-converted-space"/>
          <w:rFonts w:eastAsiaTheme="majorEastAsia"/>
          <w:color w:val="000000"/>
        </w:rPr>
        <w:t> </w:t>
      </w:r>
      <w:r w:rsidRPr="00B24AA2">
        <w:rPr>
          <w:color w:val="000000"/>
        </w:rPr>
        <w:t>Music plays a</w:t>
      </w:r>
      <w:r w:rsidRPr="00B24AA2">
        <w:rPr>
          <w:rStyle w:val="apple-converted-space"/>
          <w:rFonts w:eastAsiaTheme="majorEastAsia"/>
          <w:color w:val="000000"/>
        </w:rPr>
        <w:t> </w:t>
      </w:r>
      <w:r w:rsidRPr="00B24AA2">
        <w:rPr>
          <w:rStyle w:val="Strong"/>
          <w:rFonts w:eastAsiaTheme="majorEastAsia"/>
          <w:color w:val="000000"/>
        </w:rPr>
        <w:t>vital</w:t>
      </w:r>
      <w:r w:rsidRPr="00B24AA2">
        <w:rPr>
          <w:rStyle w:val="apple-converted-space"/>
          <w:rFonts w:eastAsiaTheme="majorEastAsia"/>
          <w:color w:val="000000"/>
        </w:rPr>
        <w:t> </w:t>
      </w:r>
      <w:r w:rsidRPr="00B24AA2">
        <w:rPr>
          <w:color w:val="000000"/>
        </w:rPr>
        <w:t>role in mental health.</w:t>
      </w:r>
    </w:p>
    <w:p w:rsidR="00B24AA2" w:rsidRPr="00B24AA2" w:rsidRDefault="00B24AA2" w:rsidP="00B24AA2">
      <w:pPr>
        <w:numPr>
          <w:ilvl w:val="0"/>
          <w:numId w:val="187"/>
        </w:numPr>
        <w:spacing w:line="360" w:lineRule="auto"/>
        <w:contextualSpacing/>
        <w:jc w:val="both"/>
        <w:rPr>
          <w:color w:val="000000"/>
        </w:rPr>
      </w:pPr>
      <w:r w:rsidRPr="00B24AA2">
        <w:rPr>
          <w:rStyle w:val="Strong"/>
          <w:rFonts w:eastAsiaTheme="majorEastAsia"/>
          <w:color w:val="000000"/>
        </w:rPr>
        <w:t>Indispensable</w:t>
      </w:r>
      <w:r w:rsidRPr="00B24AA2">
        <w:rPr>
          <w:rStyle w:val="apple-converted-space"/>
          <w:rFonts w:eastAsiaTheme="majorEastAsia"/>
          <w:color w:val="000000"/>
        </w:rPr>
        <w:t> </w:t>
      </w:r>
      <w:r w:rsidRPr="00B24AA2">
        <w:rPr>
          <w:color w:val="000000"/>
        </w:rPr>
        <w:t>(adj): Không thể thiếu được.</w:t>
      </w:r>
    </w:p>
    <w:p w:rsidR="00B24AA2" w:rsidRPr="00B24AA2" w:rsidRDefault="00B24AA2" w:rsidP="00B24AA2">
      <w:pPr>
        <w:numPr>
          <w:ilvl w:val="1"/>
          <w:numId w:val="187"/>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Literature is an</w:t>
      </w:r>
      <w:r w:rsidRPr="00B24AA2">
        <w:rPr>
          <w:rStyle w:val="apple-converted-space"/>
          <w:rFonts w:eastAsiaTheme="majorEastAsia"/>
          <w:color w:val="000000"/>
        </w:rPr>
        <w:t> </w:t>
      </w:r>
      <w:r w:rsidRPr="00B24AA2">
        <w:rPr>
          <w:rStyle w:val="Strong"/>
          <w:rFonts w:eastAsiaTheme="majorEastAsia"/>
          <w:color w:val="000000"/>
        </w:rPr>
        <w:t>indispensable</w:t>
      </w:r>
      <w:r w:rsidRPr="00B24AA2">
        <w:rPr>
          <w:rStyle w:val="apple-converted-space"/>
          <w:rFonts w:eastAsiaTheme="majorEastAsia"/>
          <w:color w:val="000000"/>
        </w:rPr>
        <w:t> </w:t>
      </w:r>
      <w:r w:rsidRPr="00B24AA2">
        <w:rPr>
          <w:color w:val="000000"/>
        </w:rPr>
        <w:t>part of education.</w:t>
      </w:r>
    </w:p>
    <w:p w:rsidR="00B24AA2" w:rsidRPr="00B24AA2" w:rsidRDefault="00B24AA2" w:rsidP="00B24AA2">
      <w:pPr>
        <w:numPr>
          <w:ilvl w:val="1"/>
          <w:numId w:val="187"/>
        </w:numPr>
        <w:spacing w:line="360" w:lineRule="auto"/>
        <w:contextualSpacing/>
        <w:jc w:val="both"/>
        <w:rPr>
          <w:color w:val="000000"/>
        </w:rPr>
      </w:pPr>
      <w:r w:rsidRPr="00B24AA2">
        <w:rPr>
          <w:rStyle w:val="Emphasis"/>
          <w:rFonts w:eastAsiaTheme="majorEastAsia"/>
          <w:color w:val="000000"/>
        </w:rPr>
        <w:t>(Văn học là một phần không thể thiếu của giáo dục.)</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3. Nhóm từ vựng cho Thân bài 1: Văn hóa &amp; Lịch sử (Culture &amp; History)</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Để nói sâu hơn về việc "giữ gìn đất nước":</w:t>
      </w:r>
    </w:p>
    <w:p w:rsidR="00B24AA2" w:rsidRPr="00B24AA2" w:rsidRDefault="00B24AA2" w:rsidP="00B24AA2">
      <w:pPr>
        <w:numPr>
          <w:ilvl w:val="0"/>
          <w:numId w:val="188"/>
        </w:numPr>
        <w:spacing w:line="360" w:lineRule="auto"/>
        <w:contextualSpacing/>
        <w:jc w:val="both"/>
        <w:rPr>
          <w:color w:val="000000"/>
        </w:rPr>
      </w:pPr>
      <w:r w:rsidRPr="00B24AA2">
        <w:rPr>
          <w:rStyle w:val="Strong"/>
          <w:rFonts w:eastAsiaTheme="majorEastAsia"/>
          <w:color w:val="000000"/>
        </w:rPr>
        <w:t>Preserve</w:t>
      </w:r>
      <w:r w:rsidRPr="00B24AA2">
        <w:rPr>
          <w:rStyle w:val="apple-converted-space"/>
          <w:rFonts w:eastAsiaTheme="majorEastAsia"/>
          <w:color w:val="000000"/>
        </w:rPr>
        <w:t> </w:t>
      </w:r>
      <w:r w:rsidRPr="00B24AA2">
        <w:rPr>
          <w:color w:val="000000"/>
        </w:rPr>
        <w:t>(v): Bảo tồn, gìn giữ.</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We need to</w:t>
      </w:r>
      <w:r w:rsidRPr="00B24AA2">
        <w:rPr>
          <w:rStyle w:val="apple-converted-space"/>
          <w:rFonts w:eastAsiaTheme="majorEastAsia"/>
          <w:color w:val="000000"/>
        </w:rPr>
        <w:t> </w:t>
      </w:r>
      <w:r w:rsidRPr="00B24AA2">
        <w:rPr>
          <w:rStyle w:val="Strong"/>
          <w:rFonts w:eastAsiaTheme="majorEastAsia"/>
          <w:color w:val="000000"/>
        </w:rPr>
        <w:t>preserve</w:t>
      </w:r>
      <w:r w:rsidRPr="00B24AA2">
        <w:rPr>
          <w:rStyle w:val="apple-converted-space"/>
          <w:rFonts w:eastAsiaTheme="majorEastAsia"/>
          <w:color w:val="000000"/>
        </w:rPr>
        <w:t> </w:t>
      </w:r>
      <w:r w:rsidRPr="00B24AA2">
        <w:rPr>
          <w:color w:val="000000"/>
        </w:rPr>
        <w:t>our traditional values.</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(Chúng ta cần bảo tồn các giá trị truyền thống.)</w:t>
      </w:r>
    </w:p>
    <w:p w:rsidR="00B24AA2" w:rsidRPr="00B24AA2" w:rsidRDefault="00B24AA2" w:rsidP="00B24AA2">
      <w:pPr>
        <w:numPr>
          <w:ilvl w:val="0"/>
          <w:numId w:val="188"/>
        </w:numPr>
        <w:spacing w:line="360" w:lineRule="auto"/>
        <w:contextualSpacing/>
        <w:jc w:val="both"/>
        <w:rPr>
          <w:color w:val="000000"/>
        </w:rPr>
      </w:pPr>
      <w:r w:rsidRPr="00B24AA2">
        <w:rPr>
          <w:rStyle w:val="Strong"/>
          <w:rFonts w:eastAsiaTheme="majorEastAsia"/>
          <w:color w:val="000000"/>
        </w:rPr>
        <w:t>Cultural heritage</w:t>
      </w:r>
      <w:r w:rsidRPr="00B24AA2">
        <w:rPr>
          <w:rStyle w:val="apple-converted-space"/>
          <w:rFonts w:eastAsiaTheme="majorEastAsia"/>
          <w:color w:val="000000"/>
        </w:rPr>
        <w:t> </w:t>
      </w:r>
      <w:r w:rsidRPr="00B24AA2">
        <w:rPr>
          <w:color w:val="000000"/>
        </w:rPr>
        <w:t>(n): Di sản văn hóa.</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History helps students understand their</w:t>
      </w:r>
      <w:r w:rsidRPr="00B24AA2">
        <w:rPr>
          <w:rStyle w:val="apple-converted-space"/>
          <w:rFonts w:eastAsiaTheme="majorEastAsia"/>
          <w:color w:val="000000"/>
        </w:rPr>
        <w:t> </w:t>
      </w:r>
      <w:r w:rsidRPr="00B24AA2">
        <w:rPr>
          <w:rStyle w:val="Strong"/>
          <w:rFonts w:eastAsiaTheme="majorEastAsia"/>
          <w:color w:val="000000"/>
        </w:rPr>
        <w:t>cultural heritage</w:t>
      </w:r>
      <w:r w:rsidRPr="00B24AA2">
        <w:rPr>
          <w:color w:val="000000"/>
        </w:rPr>
        <w:t>.</w:t>
      </w:r>
    </w:p>
    <w:p w:rsidR="00B24AA2" w:rsidRPr="00B24AA2" w:rsidRDefault="00B24AA2" w:rsidP="00B24AA2">
      <w:pPr>
        <w:numPr>
          <w:ilvl w:val="0"/>
          <w:numId w:val="188"/>
        </w:numPr>
        <w:spacing w:line="360" w:lineRule="auto"/>
        <w:contextualSpacing/>
        <w:jc w:val="both"/>
        <w:rPr>
          <w:color w:val="000000"/>
        </w:rPr>
      </w:pPr>
      <w:r w:rsidRPr="00B24AA2">
        <w:rPr>
          <w:rStyle w:val="Strong"/>
          <w:rFonts w:eastAsiaTheme="majorEastAsia"/>
          <w:color w:val="000000"/>
        </w:rPr>
        <w:t>Patriotism</w:t>
      </w:r>
      <w:r w:rsidRPr="00B24AA2">
        <w:rPr>
          <w:rStyle w:val="apple-converted-space"/>
          <w:rFonts w:eastAsiaTheme="majorEastAsia"/>
          <w:color w:val="000000"/>
        </w:rPr>
        <w:t> </w:t>
      </w:r>
      <w:r w:rsidRPr="00B24AA2">
        <w:rPr>
          <w:color w:val="000000"/>
        </w:rPr>
        <w:t>(n): Lòng yêu nước.</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Learning history can build a sense of</w:t>
      </w:r>
      <w:r w:rsidRPr="00B24AA2">
        <w:rPr>
          <w:rStyle w:val="apple-converted-space"/>
          <w:rFonts w:eastAsiaTheme="majorEastAsia"/>
          <w:color w:val="000000"/>
        </w:rPr>
        <w:t> </w:t>
      </w:r>
      <w:r w:rsidRPr="00B24AA2">
        <w:rPr>
          <w:rStyle w:val="Strong"/>
          <w:rFonts w:eastAsiaTheme="majorEastAsia"/>
          <w:color w:val="000000"/>
        </w:rPr>
        <w:t>patriotism</w:t>
      </w:r>
      <w:r w:rsidRPr="00B24AA2">
        <w:rPr>
          <w:color w:val="000000"/>
        </w:rPr>
        <w:t>.</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(Học lịch sử có thể xây dựng lòng yêu nước.)</w:t>
      </w:r>
    </w:p>
    <w:p w:rsidR="00B24AA2" w:rsidRPr="00B24AA2" w:rsidRDefault="00B24AA2" w:rsidP="00B24AA2">
      <w:pPr>
        <w:numPr>
          <w:ilvl w:val="0"/>
          <w:numId w:val="188"/>
        </w:numPr>
        <w:spacing w:line="360" w:lineRule="auto"/>
        <w:contextualSpacing/>
        <w:jc w:val="both"/>
        <w:rPr>
          <w:color w:val="000000"/>
        </w:rPr>
      </w:pPr>
      <w:r w:rsidRPr="00B24AA2">
        <w:rPr>
          <w:rStyle w:val="Strong"/>
          <w:rFonts w:eastAsiaTheme="majorEastAsia"/>
          <w:color w:val="000000"/>
        </w:rPr>
        <w:t>Roots</w:t>
      </w:r>
      <w:r w:rsidRPr="00B24AA2">
        <w:rPr>
          <w:rStyle w:val="apple-converted-space"/>
          <w:rFonts w:eastAsiaTheme="majorEastAsia"/>
          <w:color w:val="000000"/>
        </w:rPr>
        <w:t> </w:t>
      </w:r>
      <w:r w:rsidRPr="00B24AA2">
        <w:rPr>
          <w:color w:val="000000"/>
        </w:rPr>
        <w:t>(n): Cội nguồn/Gốc rễ.</w:t>
      </w:r>
    </w:p>
    <w:p w:rsidR="00B24AA2" w:rsidRPr="00B24AA2" w:rsidRDefault="00B24AA2" w:rsidP="00B24AA2">
      <w:pPr>
        <w:numPr>
          <w:ilvl w:val="1"/>
          <w:numId w:val="188"/>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Young people should not forget their</w:t>
      </w:r>
      <w:r w:rsidRPr="00B24AA2">
        <w:rPr>
          <w:rStyle w:val="apple-converted-space"/>
          <w:rFonts w:eastAsiaTheme="majorEastAsia"/>
          <w:color w:val="000000"/>
        </w:rPr>
        <w:t> </w:t>
      </w:r>
      <w:r w:rsidRPr="00B24AA2">
        <w:rPr>
          <w:rStyle w:val="Strong"/>
          <w:rFonts w:eastAsiaTheme="majorEastAsia"/>
          <w:color w:val="000000"/>
        </w:rPr>
        <w:t>roots</w:t>
      </w:r>
      <w:r w:rsidRPr="00B24AA2">
        <w:rPr>
          <w:color w:val="000000"/>
        </w:rPr>
        <w:t>.</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4. Nhóm từ vựng cho Thân bài 2: Tinh thần &amp; Nghệ thuật (Mental Health &amp; Arts)</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rStyle w:val="Emphasis"/>
          <w:rFonts w:eastAsiaTheme="majorEastAsia"/>
          <w:color w:val="000000"/>
        </w:rPr>
        <w:t>Để nói sâu hơn về việc "giúp con người vui vẻ/sáng tạo":</w:t>
      </w:r>
    </w:p>
    <w:p w:rsidR="00B24AA2" w:rsidRPr="00B24AA2" w:rsidRDefault="00B24AA2" w:rsidP="00B24AA2">
      <w:pPr>
        <w:numPr>
          <w:ilvl w:val="0"/>
          <w:numId w:val="189"/>
        </w:numPr>
        <w:spacing w:line="360" w:lineRule="auto"/>
        <w:contextualSpacing/>
        <w:jc w:val="both"/>
        <w:rPr>
          <w:color w:val="000000"/>
        </w:rPr>
      </w:pPr>
      <w:r w:rsidRPr="00B24AA2">
        <w:rPr>
          <w:rStyle w:val="Strong"/>
          <w:rFonts w:eastAsiaTheme="majorEastAsia"/>
          <w:color w:val="000000"/>
        </w:rPr>
        <w:t>Relieve stress</w:t>
      </w:r>
      <w:r w:rsidRPr="00B24AA2">
        <w:rPr>
          <w:rStyle w:val="apple-converted-space"/>
          <w:rFonts w:eastAsiaTheme="majorEastAsia"/>
          <w:color w:val="000000"/>
        </w:rPr>
        <w:t> </w:t>
      </w:r>
      <w:r w:rsidRPr="00B24AA2">
        <w:rPr>
          <w:color w:val="000000"/>
        </w:rPr>
        <w:t>(v): Giảm căng thẳng (Hay hơn "reduce stress").</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Painting is a great way to</w:t>
      </w:r>
      <w:r w:rsidRPr="00B24AA2">
        <w:rPr>
          <w:rStyle w:val="apple-converted-space"/>
          <w:rFonts w:eastAsiaTheme="majorEastAsia"/>
          <w:color w:val="000000"/>
        </w:rPr>
        <w:t> </w:t>
      </w:r>
      <w:r w:rsidRPr="00B24AA2">
        <w:rPr>
          <w:rStyle w:val="Strong"/>
          <w:rFonts w:eastAsiaTheme="majorEastAsia"/>
          <w:color w:val="000000"/>
        </w:rPr>
        <w:t>relieve stress</w:t>
      </w:r>
      <w:r w:rsidRPr="00B24AA2">
        <w:rPr>
          <w:color w:val="000000"/>
        </w:rPr>
        <w:t>.</w:t>
      </w:r>
    </w:p>
    <w:p w:rsidR="00B24AA2" w:rsidRPr="00B24AA2" w:rsidRDefault="00B24AA2" w:rsidP="00B24AA2">
      <w:pPr>
        <w:numPr>
          <w:ilvl w:val="0"/>
          <w:numId w:val="189"/>
        </w:numPr>
        <w:spacing w:line="360" w:lineRule="auto"/>
        <w:contextualSpacing/>
        <w:jc w:val="both"/>
        <w:rPr>
          <w:color w:val="000000"/>
        </w:rPr>
      </w:pPr>
      <w:r w:rsidRPr="00B24AA2">
        <w:rPr>
          <w:rStyle w:val="Strong"/>
          <w:rFonts w:eastAsiaTheme="majorEastAsia"/>
          <w:color w:val="000000"/>
        </w:rPr>
        <w:t>Well-being</w:t>
      </w:r>
      <w:r w:rsidRPr="00B24AA2">
        <w:rPr>
          <w:rStyle w:val="apple-converted-space"/>
          <w:rFonts w:eastAsiaTheme="majorEastAsia"/>
          <w:color w:val="000000"/>
        </w:rPr>
        <w:t> </w:t>
      </w:r>
      <w:r w:rsidRPr="00B24AA2">
        <w:rPr>
          <w:color w:val="000000"/>
        </w:rPr>
        <w:t>(n): Sự hạnh phúc, khỏe mạnh (về tinh thần).</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Arts contribute to the</w:t>
      </w:r>
      <w:r w:rsidRPr="00B24AA2">
        <w:rPr>
          <w:rStyle w:val="apple-converted-space"/>
          <w:rFonts w:eastAsiaTheme="majorEastAsia"/>
          <w:color w:val="000000"/>
        </w:rPr>
        <w:t> </w:t>
      </w:r>
      <w:r w:rsidRPr="00B24AA2">
        <w:rPr>
          <w:rStyle w:val="Strong"/>
          <w:rFonts w:eastAsiaTheme="majorEastAsia"/>
          <w:color w:val="000000"/>
        </w:rPr>
        <w:t>well-being</w:t>
      </w:r>
      <w:r w:rsidRPr="00B24AA2">
        <w:rPr>
          <w:rStyle w:val="apple-converted-space"/>
          <w:rFonts w:eastAsiaTheme="majorEastAsia"/>
          <w:color w:val="000000"/>
        </w:rPr>
        <w:t> </w:t>
      </w:r>
      <w:r w:rsidRPr="00B24AA2">
        <w:rPr>
          <w:color w:val="000000"/>
        </w:rPr>
        <w:t>of citizens.</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(Nghệ thuật đóng góp vào sự hạnh phúc của công dân.)</w:t>
      </w:r>
    </w:p>
    <w:p w:rsidR="00B24AA2" w:rsidRPr="00B24AA2" w:rsidRDefault="00B24AA2" w:rsidP="00B24AA2">
      <w:pPr>
        <w:numPr>
          <w:ilvl w:val="0"/>
          <w:numId w:val="189"/>
        </w:numPr>
        <w:spacing w:line="360" w:lineRule="auto"/>
        <w:contextualSpacing/>
        <w:jc w:val="both"/>
        <w:rPr>
          <w:color w:val="000000"/>
        </w:rPr>
      </w:pPr>
      <w:r w:rsidRPr="00B24AA2">
        <w:rPr>
          <w:rStyle w:val="Strong"/>
          <w:rFonts w:eastAsiaTheme="majorEastAsia"/>
          <w:color w:val="000000"/>
        </w:rPr>
        <w:t>Foster creativity</w:t>
      </w:r>
      <w:r w:rsidRPr="00B24AA2">
        <w:rPr>
          <w:rStyle w:val="apple-converted-space"/>
          <w:rFonts w:eastAsiaTheme="majorEastAsia"/>
          <w:color w:val="000000"/>
        </w:rPr>
        <w:t> </w:t>
      </w:r>
      <w:r w:rsidRPr="00B24AA2">
        <w:rPr>
          <w:color w:val="000000"/>
        </w:rPr>
        <w:t>(v): Nuôi dưỡng sự sáng tạo.</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Music lessons help</w:t>
      </w:r>
      <w:r w:rsidRPr="00B24AA2">
        <w:rPr>
          <w:rStyle w:val="apple-converted-space"/>
          <w:rFonts w:eastAsiaTheme="majorEastAsia"/>
          <w:color w:val="000000"/>
        </w:rPr>
        <w:t> </w:t>
      </w:r>
      <w:r w:rsidRPr="00B24AA2">
        <w:rPr>
          <w:rStyle w:val="Strong"/>
          <w:rFonts w:eastAsiaTheme="majorEastAsia"/>
          <w:color w:val="000000"/>
        </w:rPr>
        <w:t>foster creativity</w:t>
      </w:r>
      <w:r w:rsidRPr="00B24AA2">
        <w:rPr>
          <w:rStyle w:val="apple-converted-space"/>
          <w:rFonts w:eastAsiaTheme="majorEastAsia"/>
          <w:color w:val="000000"/>
        </w:rPr>
        <w:t> </w:t>
      </w:r>
      <w:r w:rsidRPr="00B24AA2">
        <w:rPr>
          <w:color w:val="000000"/>
        </w:rPr>
        <w:t>in children.</w:t>
      </w:r>
    </w:p>
    <w:p w:rsidR="00B24AA2" w:rsidRPr="00B24AA2" w:rsidRDefault="00B24AA2" w:rsidP="00B24AA2">
      <w:pPr>
        <w:numPr>
          <w:ilvl w:val="0"/>
          <w:numId w:val="189"/>
        </w:numPr>
        <w:spacing w:line="360" w:lineRule="auto"/>
        <w:contextualSpacing/>
        <w:jc w:val="both"/>
        <w:rPr>
          <w:color w:val="000000"/>
        </w:rPr>
      </w:pPr>
      <w:r w:rsidRPr="00B24AA2">
        <w:rPr>
          <w:rStyle w:val="Strong"/>
          <w:rFonts w:eastAsiaTheme="majorEastAsia"/>
          <w:color w:val="000000"/>
        </w:rPr>
        <w:t>Holistic development</w:t>
      </w:r>
      <w:r w:rsidRPr="00B24AA2">
        <w:rPr>
          <w:rStyle w:val="apple-converted-space"/>
          <w:rFonts w:eastAsiaTheme="majorEastAsia"/>
          <w:color w:val="000000"/>
        </w:rPr>
        <w:t> </w:t>
      </w:r>
      <w:r w:rsidRPr="00B24AA2">
        <w:rPr>
          <w:color w:val="000000"/>
        </w:rPr>
        <w:t>(n): Sự phát triển toàn diện (Cụm từ "ăn điểm" cao).</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Nghĩa là:</w:t>
      </w:r>
      <w:r w:rsidRPr="00B24AA2">
        <w:rPr>
          <w:rStyle w:val="apple-converted-space"/>
          <w:rFonts w:eastAsiaTheme="majorEastAsia"/>
          <w:color w:val="000000"/>
        </w:rPr>
        <w:t> </w:t>
      </w:r>
      <w:r w:rsidRPr="00B24AA2">
        <w:rPr>
          <w:color w:val="000000"/>
        </w:rPr>
        <w:t>Phát triển cả trí tuệ (khoa học) lẫn tâm hồn (nghệ thuật).</w:t>
      </w:r>
    </w:p>
    <w:p w:rsidR="00B24AA2" w:rsidRPr="00B24AA2" w:rsidRDefault="00B24AA2" w:rsidP="00B24AA2">
      <w:pPr>
        <w:numPr>
          <w:ilvl w:val="1"/>
          <w:numId w:val="189"/>
        </w:numPr>
        <w:spacing w:line="360" w:lineRule="auto"/>
        <w:contextualSpacing/>
        <w:jc w:val="both"/>
        <w:rPr>
          <w:color w:val="000000"/>
        </w:rPr>
      </w:pPr>
      <w:r w:rsidRPr="00B24AA2">
        <w:rPr>
          <w:rStyle w:val="Emphasis"/>
          <w:rFonts w:eastAsiaTheme="majorEastAsia"/>
          <w:color w:val="000000"/>
        </w:rPr>
        <w:t>Ví dụ:</w:t>
      </w:r>
      <w:r w:rsidRPr="00B24AA2">
        <w:rPr>
          <w:rStyle w:val="apple-converted-space"/>
          <w:rFonts w:eastAsiaTheme="majorEastAsia"/>
          <w:color w:val="000000"/>
        </w:rPr>
        <w:t> </w:t>
      </w:r>
      <w:r w:rsidRPr="00B24AA2">
        <w:rPr>
          <w:color w:val="000000"/>
        </w:rPr>
        <w:t>For</w:t>
      </w:r>
      <w:r w:rsidRPr="00B24AA2">
        <w:rPr>
          <w:rStyle w:val="apple-converted-space"/>
          <w:rFonts w:eastAsiaTheme="majorEastAsia"/>
          <w:color w:val="000000"/>
        </w:rPr>
        <w:t> </w:t>
      </w:r>
      <w:r w:rsidRPr="00B24AA2">
        <w:rPr>
          <w:rStyle w:val="Strong"/>
          <w:rFonts w:eastAsiaTheme="majorEastAsia"/>
          <w:color w:val="000000"/>
        </w:rPr>
        <w:t>holistic development</w:t>
      </w:r>
      <w:r w:rsidRPr="00B24AA2">
        <w:rPr>
          <w:color w:val="000000"/>
        </w:rPr>
        <w:t>, students need to learn both science and arts.</w:t>
      </w:r>
    </w:p>
    <w:p w:rsidR="00B24AA2" w:rsidRPr="00B24AA2" w:rsidRDefault="00B24AA2" w:rsidP="00B24AA2">
      <w:pPr>
        <w:pStyle w:val="Heading3"/>
        <w:spacing w:before="0" w:after="0" w:line="360" w:lineRule="auto"/>
        <w:contextualSpacing/>
        <w:jc w:val="both"/>
        <w:rPr>
          <w:rFonts w:ascii="Times New Roman" w:hAnsi="Times New Roman" w:cs="Times New Roman"/>
          <w:i/>
          <w:iCs/>
          <w:color w:val="000000"/>
          <w:sz w:val="24"/>
          <w:szCs w:val="24"/>
        </w:rPr>
      </w:pPr>
      <w:r w:rsidRPr="00B24AA2">
        <w:rPr>
          <w:rFonts w:ascii="Times New Roman" w:hAnsi="Times New Roman" w:cs="Times New Roman"/>
          <w:i/>
          <w:iCs/>
          <w:color w:val="000000"/>
          <w:sz w:val="24"/>
          <w:szCs w:val="24"/>
        </w:rPr>
        <w:t>Bảng nâng cấp từ vựng (Before &amp; After)</w:t>
      </w:r>
    </w:p>
    <w:p w:rsidR="00B24AA2" w:rsidRPr="00B24AA2" w:rsidRDefault="00B24AA2" w:rsidP="00B24AA2">
      <w:pPr>
        <w:pStyle w:val="NormalWeb"/>
        <w:spacing w:before="0" w:beforeAutospacing="0" w:after="0" w:afterAutospacing="0" w:line="360" w:lineRule="auto"/>
        <w:contextualSpacing/>
        <w:jc w:val="both"/>
        <w:rPr>
          <w:color w:val="000000"/>
        </w:rPr>
      </w:pPr>
      <w:r w:rsidRPr="00B24AA2">
        <w:rPr>
          <w:color w:val="000000"/>
        </w:rPr>
        <w:t>Dưới đây là cách bạn áp dụng từ mới vào bài viết cũ để thấy sự khác biệt: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21"/>
        <w:gridCol w:w="4629"/>
      </w:tblGrid>
      <w:tr w:rsidR="00B24AA2" w:rsidRPr="00B24AA2" w:rsidTr="00B24AA2">
        <w:trPr>
          <w:tblHeader/>
          <w:tblCellSpacing w:w="15" w:type="dxa"/>
        </w:trPr>
        <w:tc>
          <w:tcPr>
            <w:tcW w:w="0" w:type="auto"/>
            <w:vAlign w:val="center"/>
            <w:hideMark/>
          </w:tcPr>
          <w:p w:rsidR="00B24AA2" w:rsidRPr="00B24AA2" w:rsidRDefault="00B24AA2" w:rsidP="00B24AA2">
            <w:pPr>
              <w:spacing w:line="360" w:lineRule="auto"/>
              <w:contextualSpacing/>
              <w:rPr>
                <w:b/>
                <w:bCs/>
              </w:rPr>
            </w:pPr>
            <w:r w:rsidRPr="00B24AA2">
              <w:rPr>
                <w:b/>
                <w:bCs/>
              </w:rPr>
              <w:lastRenderedPageBreak/>
              <w:t>Câu gốc (Band 4.0)</w:t>
            </w:r>
          </w:p>
        </w:tc>
        <w:tc>
          <w:tcPr>
            <w:tcW w:w="0" w:type="auto"/>
            <w:vAlign w:val="center"/>
            <w:hideMark/>
          </w:tcPr>
          <w:p w:rsidR="00B24AA2" w:rsidRPr="00B24AA2" w:rsidRDefault="00B24AA2" w:rsidP="00B24AA2">
            <w:pPr>
              <w:spacing w:line="360" w:lineRule="auto"/>
              <w:contextualSpacing/>
              <w:rPr>
                <w:b/>
                <w:bCs/>
              </w:rPr>
            </w:pPr>
            <w:r w:rsidRPr="00B24AA2">
              <w:rPr>
                <w:b/>
                <w:bCs/>
              </w:rPr>
              <w:t>Câu nâng cấp (Band 5.5+)</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t>The government should</w:t>
            </w:r>
            <w:r w:rsidRPr="00B24AA2">
              <w:rPr>
                <w:rStyle w:val="apple-converted-space"/>
                <w:rFonts w:eastAsiaTheme="majorEastAsia"/>
              </w:rPr>
              <w:t> </w:t>
            </w:r>
            <w:r w:rsidRPr="00B24AA2">
              <w:rPr>
                <w:rStyle w:val="Strong"/>
                <w:rFonts w:eastAsiaTheme="majorEastAsia"/>
              </w:rPr>
              <w:t>spend money</w:t>
            </w:r>
            <w:r w:rsidRPr="00B24AA2">
              <w:rPr>
                <w:rStyle w:val="apple-converted-space"/>
                <w:rFonts w:eastAsiaTheme="majorEastAsia"/>
              </w:rPr>
              <w:t> </w:t>
            </w:r>
            <w:r w:rsidRPr="00B24AA2">
              <w:t>on arts.</w:t>
            </w:r>
          </w:p>
        </w:tc>
        <w:tc>
          <w:tcPr>
            <w:tcW w:w="0" w:type="auto"/>
            <w:vAlign w:val="center"/>
            <w:hideMark/>
          </w:tcPr>
          <w:p w:rsidR="00B24AA2" w:rsidRPr="00B24AA2" w:rsidRDefault="00B24AA2" w:rsidP="00B24AA2">
            <w:pPr>
              <w:spacing w:line="360" w:lineRule="auto"/>
              <w:contextualSpacing/>
            </w:pPr>
            <w:r w:rsidRPr="00B24AA2">
              <w:t>The government should</w:t>
            </w:r>
            <w:r w:rsidRPr="00B24AA2">
              <w:rPr>
                <w:rStyle w:val="apple-converted-space"/>
                <w:rFonts w:eastAsiaTheme="majorEastAsia"/>
              </w:rPr>
              <w:t> </w:t>
            </w:r>
            <w:r w:rsidRPr="00B24AA2">
              <w:rPr>
                <w:rStyle w:val="Strong"/>
                <w:rFonts w:eastAsiaTheme="majorEastAsia"/>
              </w:rPr>
              <w:t>allocate funds to</w:t>
            </w:r>
            <w:r w:rsidRPr="00B24AA2">
              <w:rPr>
                <w:rStyle w:val="apple-converted-space"/>
                <w:rFonts w:eastAsiaTheme="majorEastAsia"/>
              </w:rPr>
              <w:t> </w:t>
            </w:r>
            <w:r w:rsidRPr="00B24AA2">
              <w:t>arts.</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t>History is</w:t>
            </w:r>
            <w:r w:rsidRPr="00B24AA2">
              <w:rPr>
                <w:rStyle w:val="apple-converted-space"/>
                <w:rFonts w:eastAsiaTheme="majorEastAsia"/>
              </w:rPr>
              <w:t> </w:t>
            </w:r>
            <w:r w:rsidRPr="00B24AA2">
              <w:rPr>
                <w:rStyle w:val="Strong"/>
                <w:rFonts w:eastAsiaTheme="majorEastAsia"/>
              </w:rPr>
              <w:t>very important</w:t>
            </w:r>
            <w:r w:rsidRPr="00B24AA2">
              <w:rPr>
                <w:rStyle w:val="apple-converted-space"/>
                <w:rFonts w:eastAsiaTheme="majorEastAsia"/>
              </w:rPr>
              <w:t> </w:t>
            </w:r>
            <w:r w:rsidRPr="00B24AA2">
              <w:t>for culture.</w:t>
            </w:r>
          </w:p>
        </w:tc>
        <w:tc>
          <w:tcPr>
            <w:tcW w:w="0" w:type="auto"/>
            <w:vAlign w:val="center"/>
            <w:hideMark/>
          </w:tcPr>
          <w:p w:rsidR="00B24AA2" w:rsidRPr="00B24AA2" w:rsidRDefault="00B24AA2" w:rsidP="00B24AA2">
            <w:pPr>
              <w:spacing w:line="360" w:lineRule="auto"/>
              <w:contextualSpacing/>
            </w:pPr>
            <w:r w:rsidRPr="00B24AA2">
              <w:t>History is</w:t>
            </w:r>
            <w:r w:rsidRPr="00B24AA2">
              <w:rPr>
                <w:rStyle w:val="apple-converted-space"/>
                <w:rFonts w:eastAsiaTheme="majorEastAsia"/>
              </w:rPr>
              <w:t> </w:t>
            </w:r>
            <w:r w:rsidRPr="00B24AA2">
              <w:rPr>
                <w:rStyle w:val="Strong"/>
                <w:rFonts w:eastAsiaTheme="majorEastAsia"/>
              </w:rPr>
              <w:t>crucial</w:t>
            </w:r>
            <w:r w:rsidRPr="00B24AA2">
              <w:rPr>
                <w:rStyle w:val="apple-converted-space"/>
                <w:rFonts w:eastAsiaTheme="majorEastAsia"/>
              </w:rPr>
              <w:t> </w:t>
            </w:r>
            <w:r w:rsidRPr="00B24AA2">
              <w:t>for preserving</w:t>
            </w:r>
            <w:r w:rsidRPr="00B24AA2">
              <w:rPr>
                <w:rStyle w:val="apple-converted-space"/>
                <w:rFonts w:eastAsiaTheme="majorEastAsia"/>
              </w:rPr>
              <w:t> </w:t>
            </w:r>
            <w:r w:rsidRPr="00B24AA2">
              <w:rPr>
                <w:rStyle w:val="Strong"/>
                <w:rFonts w:eastAsiaTheme="majorEastAsia"/>
              </w:rPr>
              <w:t>cultural heritage</w:t>
            </w:r>
            <w:r w:rsidRPr="00B24AA2">
              <w:t>.</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t>If we don't learn history, we forget</w:t>
            </w:r>
            <w:r w:rsidRPr="00B24AA2">
              <w:rPr>
                <w:rStyle w:val="apple-converted-space"/>
                <w:rFonts w:eastAsiaTheme="majorEastAsia"/>
              </w:rPr>
              <w:t> </w:t>
            </w:r>
            <w:r w:rsidRPr="00B24AA2">
              <w:rPr>
                <w:rStyle w:val="Strong"/>
                <w:rFonts w:eastAsiaTheme="majorEastAsia"/>
              </w:rPr>
              <w:t>where we come from</w:t>
            </w:r>
            <w:r w:rsidRPr="00B24AA2">
              <w:t>.</w:t>
            </w:r>
          </w:p>
        </w:tc>
        <w:tc>
          <w:tcPr>
            <w:tcW w:w="0" w:type="auto"/>
            <w:vAlign w:val="center"/>
            <w:hideMark/>
          </w:tcPr>
          <w:p w:rsidR="00B24AA2" w:rsidRPr="00B24AA2" w:rsidRDefault="00B24AA2" w:rsidP="00B24AA2">
            <w:pPr>
              <w:spacing w:line="360" w:lineRule="auto"/>
              <w:contextualSpacing/>
            </w:pPr>
            <w:r w:rsidRPr="00B24AA2">
              <w:t>If we ignore history, we may forget our</w:t>
            </w:r>
            <w:r w:rsidRPr="00B24AA2">
              <w:rPr>
                <w:rStyle w:val="apple-converted-space"/>
                <w:rFonts w:eastAsiaTheme="majorEastAsia"/>
              </w:rPr>
              <w:t> </w:t>
            </w:r>
            <w:r w:rsidRPr="00B24AA2">
              <w:rPr>
                <w:rStyle w:val="Strong"/>
                <w:rFonts w:eastAsiaTheme="majorEastAsia"/>
              </w:rPr>
              <w:t>roots</w:t>
            </w:r>
            <w:r w:rsidRPr="00B24AA2">
              <w:t>.</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t>Arts help people</w:t>
            </w:r>
            <w:r w:rsidRPr="00B24AA2">
              <w:rPr>
                <w:rStyle w:val="apple-converted-space"/>
                <w:rFonts w:eastAsiaTheme="majorEastAsia"/>
              </w:rPr>
              <w:t> </w:t>
            </w:r>
            <w:r w:rsidRPr="00B24AA2">
              <w:rPr>
                <w:rStyle w:val="Strong"/>
                <w:rFonts w:eastAsiaTheme="majorEastAsia"/>
              </w:rPr>
              <w:t>relax</w:t>
            </w:r>
            <w:r w:rsidRPr="00B24AA2">
              <w:t>.</w:t>
            </w:r>
          </w:p>
        </w:tc>
        <w:tc>
          <w:tcPr>
            <w:tcW w:w="0" w:type="auto"/>
            <w:vAlign w:val="center"/>
            <w:hideMark/>
          </w:tcPr>
          <w:p w:rsidR="00B24AA2" w:rsidRPr="00B24AA2" w:rsidRDefault="00B24AA2" w:rsidP="00B24AA2">
            <w:pPr>
              <w:spacing w:line="360" w:lineRule="auto"/>
              <w:contextualSpacing/>
            </w:pPr>
            <w:r w:rsidRPr="00B24AA2">
              <w:t>Arts help people</w:t>
            </w:r>
            <w:r w:rsidRPr="00B24AA2">
              <w:rPr>
                <w:rStyle w:val="apple-converted-space"/>
                <w:rFonts w:eastAsiaTheme="majorEastAsia"/>
              </w:rPr>
              <w:t> </w:t>
            </w:r>
            <w:r w:rsidRPr="00B24AA2">
              <w:rPr>
                <w:rStyle w:val="Strong"/>
                <w:rFonts w:eastAsiaTheme="majorEastAsia"/>
              </w:rPr>
              <w:t>relieve stress</w:t>
            </w:r>
            <w:r w:rsidRPr="00B24AA2">
              <w:rPr>
                <w:rStyle w:val="apple-converted-space"/>
                <w:rFonts w:eastAsiaTheme="majorEastAsia"/>
              </w:rPr>
              <w:t> </w:t>
            </w:r>
            <w:r w:rsidRPr="00B24AA2">
              <w:t>and improve</w:t>
            </w:r>
            <w:r w:rsidRPr="00B24AA2">
              <w:rPr>
                <w:rStyle w:val="apple-converted-space"/>
                <w:rFonts w:eastAsiaTheme="majorEastAsia"/>
              </w:rPr>
              <w:t> </w:t>
            </w:r>
            <w:r w:rsidRPr="00B24AA2">
              <w:rPr>
                <w:rStyle w:val="Strong"/>
                <w:rFonts w:eastAsiaTheme="majorEastAsia"/>
              </w:rPr>
              <w:t>well-being</w:t>
            </w:r>
            <w:r w:rsidRPr="00B24AA2">
              <w:t>.</w:t>
            </w:r>
          </w:p>
        </w:tc>
      </w:tr>
      <w:tr w:rsidR="00B24AA2" w:rsidRPr="00B24AA2" w:rsidTr="00B24AA2">
        <w:trPr>
          <w:tblCellSpacing w:w="15" w:type="dxa"/>
        </w:trPr>
        <w:tc>
          <w:tcPr>
            <w:tcW w:w="0" w:type="auto"/>
            <w:vAlign w:val="center"/>
            <w:hideMark/>
          </w:tcPr>
          <w:p w:rsidR="00B24AA2" w:rsidRPr="00B24AA2" w:rsidRDefault="00B24AA2" w:rsidP="00B24AA2">
            <w:pPr>
              <w:spacing w:line="360" w:lineRule="auto"/>
              <w:contextualSpacing/>
            </w:pPr>
            <w:r w:rsidRPr="00B24AA2">
              <w:t>Music makes students</w:t>
            </w:r>
            <w:r w:rsidRPr="00B24AA2">
              <w:rPr>
                <w:rStyle w:val="apple-converted-space"/>
                <w:rFonts w:eastAsiaTheme="majorEastAsia"/>
              </w:rPr>
              <w:t> </w:t>
            </w:r>
            <w:r w:rsidRPr="00B24AA2">
              <w:rPr>
                <w:rStyle w:val="Strong"/>
                <w:rFonts w:eastAsiaTheme="majorEastAsia"/>
              </w:rPr>
              <w:t>creative</w:t>
            </w:r>
            <w:r w:rsidRPr="00B24AA2">
              <w:t>.</w:t>
            </w:r>
          </w:p>
        </w:tc>
        <w:tc>
          <w:tcPr>
            <w:tcW w:w="0" w:type="auto"/>
            <w:vAlign w:val="center"/>
            <w:hideMark/>
          </w:tcPr>
          <w:p w:rsidR="00B24AA2" w:rsidRPr="00B24AA2" w:rsidRDefault="00B24AA2" w:rsidP="00B24AA2">
            <w:pPr>
              <w:spacing w:line="360" w:lineRule="auto"/>
              <w:contextualSpacing/>
            </w:pPr>
            <w:r w:rsidRPr="00B24AA2">
              <w:t>Music helps</w:t>
            </w:r>
            <w:r w:rsidRPr="00B24AA2">
              <w:rPr>
                <w:rStyle w:val="apple-converted-space"/>
                <w:rFonts w:eastAsiaTheme="majorEastAsia"/>
              </w:rPr>
              <w:t> </w:t>
            </w:r>
            <w:r w:rsidRPr="00B24AA2">
              <w:rPr>
                <w:rStyle w:val="Strong"/>
                <w:rFonts w:eastAsiaTheme="majorEastAsia"/>
              </w:rPr>
              <w:t>foster creativity</w:t>
            </w:r>
            <w:r w:rsidRPr="00B24AA2">
              <w:rPr>
                <w:rStyle w:val="apple-converted-space"/>
                <w:rFonts w:eastAsiaTheme="majorEastAsia"/>
              </w:rPr>
              <w:t> </w:t>
            </w:r>
            <w:r w:rsidRPr="00B24AA2">
              <w:t>in students.</w:t>
            </w:r>
          </w:p>
        </w:tc>
      </w:tr>
    </w:tbl>
    <w:p w:rsidR="00B24AA2" w:rsidRPr="00B24AA2" w:rsidRDefault="00B24AA2" w:rsidP="00B24AA2">
      <w:pPr>
        <w:spacing w:line="360" w:lineRule="auto"/>
        <w:contextualSpacing/>
        <w:jc w:val="both"/>
        <w:rPr>
          <w:color w:val="000000"/>
          <w:lang w:val="vi-VN"/>
        </w:rPr>
      </w:pPr>
    </w:p>
    <w:p w:rsidR="00B24AA2" w:rsidRPr="00B24AA2" w:rsidRDefault="00B24AA2" w:rsidP="006C66DD">
      <w:pPr>
        <w:spacing w:line="360" w:lineRule="auto"/>
        <w:contextualSpacing/>
        <w:jc w:val="both"/>
        <w:rPr>
          <w:color w:val="000000"/>
          <w:lang w:val="en-US"/>
        </w:rPr>
      </w:pPr>
    </w:p>
    <w:p w:rsidR="006C66DD" w:rsidRPr="002432F7" w:rsidRDefault="006C66DD" w:rsidP="006C66DD">
      <w:pPr>
        <w:spacing w:line="360" w:lineRule="auto"/>
        <w:contextualSpacing/>
        <w:jc w:val="both"/>
        <w:rPr>
          <w:lang w:val="vi-VN"/>
        </w:rPr>
      </w:pPr>
    </w:p>
    <w:p w:rsidR="006C66DD" w:rsidRDefault="006C66DD" w:rsidP="006C66DD">
      <w:pPr>
        <w:spacing w:line="360" w:lineRule="auto"/>
        <w:contextualSpacing/>
        <w:jc w:val="both"/>
        <w:rPr>
          <w:lang w:val="en-US"/>
        </w:rPr>
      </w:pPr>
      <w:r>
        <w:rPr>
          <w:lang w:val="en-US"/>
        </w:rPr>
        <w:br w:type="page"/>
      </w:r>
    </w:p>
    <w:p w:rsidR="006C66DD" w:rsidRPr="00651807" w:rsidRDefault="006C66DD" w:rsidP="006C66DD">
      <w:pPr>
        <w:spacing w:line="360" w:lineRule="auto"/>
        <w:contextualSpacing/>
        <w:jc w:val="both"/>
        <w:rPr>
          <w:b/>
          <w:bCs/>
          <w:lang w:val="en-US"/>
        </w:rPr>
      </w:pPr>
      <w:r w:rsidRPr="00651807">
        <w:rPr>
          <w:b/>
          <w:bCs/>
          <w:lang w:val="en-US"/>
        </w:rPr>
        <w:lastRenderedPageBreak/>
        <w:t>W</w:t>
      </w:r>
      <w:r w:rsidR="00B24AA2">
        <w:rPr>
          <w:b/>
          <w:bCs/>
          <w:lang w:val="en-US"/>
        </w:rPr>
        <w:t>7</w:t>
      </w:r>
      <w:r w:rsidRPr="00651807">
        <w:rPr>
          <w:b/>
          <w:bCs/>
          <w:lang w:val="vi-VN"/>
        </w:rPr>
        <w:t xml:space="preserve"> (</w:t>
      </w:r>
      <w:r w:rsidR="00B24AA2">
        <w:rPr>
          <w:b/>
          <w:bCs/>
          <w:lang w:val="en-US"/>
        </w:rPr>
        <w:t>Feb</w:t>
      </w:r>
      <w:r w:rsidRPr="00651807">
        <w:rPr>
          <w:b/>
          <w:bCs/>
          <w:lang w:val="vi-VN"/>
        </w:rPr>
        <w:t xml:space="preserve"> </w:t>
      </w:r>
      <w:r w:rsidR="00B24AA2">
        <w:rPr>
          <w:b/>
          <w:bCs/>
          <w:lang w:val="en-US"/>
        </w:rPr>
        <w:t>9</w:t>
      </w:r>
      <w:r w:rsidRPr="00651807">
        <w:rPr>
          <w:b/>
          <w:bCs/>
          <w:lang w:val="vi-VN"/>
        </w:rPr>
        <w:t>-1</w:t>
      </w:r>
      <w:r w:rsidR="00B24AA2">
        <w:rPr>
          <w:b/>
          <w:bCs/>
          <w:lang w:val="en-US"/>
        </w:rPr>
        <w:t>5</w:t>
      </w:r>
      <w:r w:rsidRPr="00651807">
        <w:rPr>
          <w:b/>
          <w:bCs/>
          <w:lang w:val="vi-VN"/>
        </w:rPr>
        <w:t>)</w:t>
      </w:r>
      <w:r w:rsidRPr="00651807">
        <w:rPr>
          <w:b/>
          <w:bCs/>
          <w:lang w:val="en-US"/>
        </w:rPr>
        <w:t>: Reading</w:t>
      </w:r>
    </w:p>
    <w:p w:rsidR="006C66DD" w:rsidRPr="00553DA7" w:rsidRDefault="00445C0F" w:rsidP="00553DA7">
      <w:pPr>
        <w:spacing w:line="360" w:lineRule="auto"/>
        <w:contextualSpacing/>
        <w:jc w:val="both"/>
        <w:rPr>
          <w:lang w:val="vi-VN"/>
        </w:rPr>
      </w:pPr>
      <w:r>
        <w:rPr>
          <w:noProof/>
        </w:rPr>
        <w:pict>
          <v:rect id="_x0000_i1027" alt="" style="width:468pt;height:.05pt;mso-width-percent:0;mso-height-percent:0;mso-width-percent:0;mso-height-percent:0" o:hralign="center" o:hrstd="t" o:hr="t" fillcolor="#a0a0a0" stroked="f"/>
        </w:pict>
      </w:r>
    </w:p>
    <w:p w:rsidR="00553DA7" w:rsidRPr="00553DA7" w:rsidRDefault="00553DA7" w:rsidP="00553DA7">
      <w:pPr>
        <w:pStyle w:val="Heading2"/>
        <w:spacing w:before="0" w:after="0" w:line="360" w:lineRule="auto"/>
        <w:contextualSpacing/>
        <w:jc w:val="center"/>
        <w:textAlignment w:val="baseline"/>
        <w:rPr>
          <w:rFonts w:ascii="Times New Roman" w:hAnsi="Times New Roman" w:cs="Times New Roman"/>
          <w:color w:val="333333"/>
          <w:sz w:val="24"/>
          <w:szCs w:val="24"/>
        </w:rPr>
      </w:pPr>
      <w:r w:rsidRPr="00553DA7">
        <w:rPr>
          <w:rStyle w:val="Strong"/>
          <w:rFonts w:ascii="Times New Roman" w:hAnsi="Times New Roman" w:cs="Times New Roman"/>
          <w:color w:val="333333"/>
          <w:sz w:val="24"/>
          <w:szCs w:val="24"/>
          <w:bdr w:val="none" w:sz="0" w:space="0" w:color="auto" w:frame="1"/>
        </w:rPr>
        <w:t>Mungo Man</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A</w:t>
      </w:r>
    </w:p>
    <w:p w:rsidR="00553DA7" w:rsidRPr="00553DA7" w:rsidRDefault="00553DA7" w:rsidP="00553DA7">
      <w:pPr>
        <w:pStyle w:val="NormalWeb"/>
        <w:spacing w:before="0" w:beforeAutospacing="0" w:after="0" w:afterAutospacing="0" w:line="360" w:lineRule="auto"/>
        <w:contextualSpacing/>
        <w:jc w:val="both"/>
        <w:textAlignment w:val="baseline"/>
        <w:rPr>
          <w:color w:val="FFFFFF"/>
        </w:rPr>
      </w:pPr>
      <w:r w:rsidRPr="00553DA7">
        <w:rPr>
          <w:color w:val="353535"/>
          <w:bdr w:val="none" w:sz="0" w:space="0" w:color="auto" w:frame="1"/>
        </w:rPr>
        <w:t>Fifty thousand years ago, a lush landscape greeted the first Australians making their way towards the south-east of the continent. Temperatures were cooler than now. Megafauna – giant prehistoric animals such as marsupial lions, goannas and the rhinoceros-sized diprotodon – were abundant. The Lake Mungo remains are three prominent sets of fossils which tell the archeologists the story: Mungo Man lived around the shores of Lake Mungo with his family. When he was young Mungo Man lost his two lower canine teeth, possible knocked out in a ritual. He grew into a man nearly 1.7m in height. Over the years his molar teeth became worn and scratched, possibly from eating a gritty diet or stripping the long leaves of water reeds with his teeth to make twine. As Mungo Man grew older his bones ached with arthritis, especially his right elbow, which was so damaged that bits of bone were completely worn out or broken away. Such wear and tear are typical of people who have used a woomera to throw spears over many years. Mungo Man reached a good age for the hard life of a hunter-gatherer and died when he was about 50. His family mourned for him, and carefully buried him in the lunette, on his back with his hands crossed in his lap, and sprinkled with red ochre. Mungo Man is the oldest known example in the world of such a ritual.</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B</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This treasure-trove of history was found by the University of Melbourne geologist Professor Jim Bowler in 1969. He was searching for ancient lakes and came across the charred remains of Mungo Lady, who had been cremated. And in 1974, he found a second complete skeleton, Mungo Man, buried 300 metres away. Using carbon-dating, a technique only reliable to around 40,000 years old, the skeleton was first estimated at 28,000 to 32,000 years old. The comprehensive study of 25 different sediment layers at Mungo concludes that both graves are 40,000 years old.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C</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 xml:space="preserve">This is much younger than the 62,000 years Mungo Man was attributed within 1999 by a team led by Professor Alan Thorne, of the Australian National University. The modern-day story of the science of Mungo also has its fair share of rivalry. Because Thorne is the country’s leading opponent of the Out of Africa theory – that Homo sapiens had a single place of origin. “Dr Alan Thorne supports the multi-regional explanation (that modern humans arose simultaneously in </w:t>
      </w:r>
      <w:r w:rsidRPr="00553DA7">
        <w:rPr>
          <w:color w:val="353535"/>
          <w:bdr w:val="none" w:sz="0" w:space="0" w:color="auto" w:frame="1"/>
        </w:rPr>
        <w:lastRenderedPageBreak/>
        <w:t>Africa, Europe and Asia from one of our predecessors, Homo erectus, who left Africa more than 1.5 million years ago.) if Mungo Man was descended from a person who had left Africa in the past 200,000 years, Thorne argues, then his mitochondrial DNA should have looked like that of the other samples.”</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However, Out of Africa supporters are not about to let go of their beliefs because of the Australian research, Professor Chris Stringer, from the Natural History Museum in London, UK, said that the research community would want to see the work repeated in other labs before major conclusions were drawn from the Australian research. But even assuming the DNA sequences were correct, Professor Stringer said it could just mean that there was much more genetic diversity in the past than was previously realised. There is no evidence here that the ancestry of these Australian fossils goes back a million or two million years. It’s much more likely that modern humans came out of Africa.” For Bowler, these debates are irritating speculative distractions from the study’s main findings. At 40,000 years old, Mungo Man and Mungo Lady remain Australian’s oldest human burials and the earliest evidence on Earth of cultural sophistication, he says. Modern humans had not even reached North America by this time. In 1997, Pddbo’s research group recovered an mtDNA fingerprint from the Feldholer Neanderthal skeleton uncovered in Germany in 1865 – the first Neanderthal remains ever found.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In its 1999 study, Thorne’s team used three techniques to date Mungo Man at 62,000 years old, and it stands by its figures. It dated bone, teeth enamel and some sand. Bowler has strongly challenged the results ever since. Dating human bones is “notoriously unreliable”, he says. As well, the sand sample Thorne’s group dated was taken hundreds of metres from the burial site. “You don’t have to be a gravedigger … to realize the age of the sand is not the same as the age of the grave,” says Bowler.</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F</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 xml:space="preserve">Thorne counters that Bowler’s team used one dating technique, while he used three. The best practice is to have at least two methods produce the same result. A Thorne team member, Professor Rainer Grün, says the fact that the latest results were consistent between laboratories doesn’t mean they are absolutely correct. We now have two data sets that are contradictory. I do not have a plausible explanation.” Now, however, Thorne says the age of Mungo Man is irrelevant to this </w:t>
      </w:r>
      <w:r w:rsidRPr="00553DA7">
        <w:rPr>
          <w:color w:val="353535"/>
          <w:bdr w:val="none" w:sz="0" w:space="0" w:color="auto" w:frame="1"/>
        </w:rPr>
        <w:lastRenderedPageBreak/>
        <w:t>origins debate. Recent fossils find show modern humans were in China 110,000 years ago. “So he has got a long time to turn up in Australia. It doesn’t matter if he is 40,000 or 60,000 years old.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G</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Dr Tim Flannery, a proponent of the controversial theory that Australia’s megafauna were wiped out 46,000 years ago in a “blitzkrieg” of hunting by the arriving people, also claims the new Mungo dates support this view. In 2001 a member of Bowler’s team, Dr Richard Roberts of Wollongong University, along with Flannery, director of the South Australian Museum, published research on their blitzkrieg theory. They dated 28 sites across the continent, arguing their analysis showed the megafauna died out suddenly 46,000 years ago. Flannery praises the Bowler team’s research on Mungo Man as “the most thorough and rigorous dating” of ancient human remains. He says the finding that humans arrived at Lake Mungo between 46,000 and 50,000 years ago was a critical time in Australia’s history. There is no evidence of a dramatic climatic change then, he says. “It’s my view that humans arrived and extinction took place in almost the same geological instant.”</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H</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Bowler, however, is skeptical of Flannery’s theory and says the Mungo study provides no definitive new evidence to support it. He argues that climate change at 40,000 years ago was more intense than had been previously realized and could have played a role in the megafauna’s demise. “To blame the earliest Australians for their complete extinction is drawing a longbow.”</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lang w:val="vi-VN"/>
        </w:rPr>
      </w:pPr>
    </w:p>
    <w:p w:rsidR="00553DA7" w:rsidRPr="00553DA7" w:rsidRDefault="00553DA7" w:rsidP="00553DA7">
      <w:pPr>
        <w:pStyle w:val="Heading4"/>
        <w:spacing w:before="0" w:after="0" w:line="360" w:lineRule="auto"/>
        <w:contextualSpacing/>
        <w:jc w:val="both"/>
        <w:textAlignment w:val="baseline"/>
        <w:rPr>
          <w:rFonts w:ascii="Times New Roman" w:hAnsi="Times New Roman" w:cs="Times New Roman"/>
          <w:color w:val="333333"/>
        </w:rPr>
      </w:pPr>
      <w:r w:rsidRPr="00553DA7">
        <w:rPr>
          <w:rStyle w:val="Strong"/>
          <w:rFonts w:ascii="Times New Roman" w:hAnsi="Times New Roman" w:cs="Times New Roman"/>
          <w:b w:val="0"/>
          <w:bCs w:val="0"/>
          <w:color w:val="333333"/>
          <w:bdr w:val="none" w:sz="0" w:space="0" w:color="auto" w:frame="1"/>
        </w:rPr>
        <w:t>Questions 1-8</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Use the information in the passage to match the people (listed</w:t>
      </w:r>
      <w:r w:rsidRPr="00553DA7">
        <w:rPr>
          <w:rStyle w:val="apple-converted-space"/>
          <w:rFonts w:eastAsiaTheme="majorEastAsia"/>
          <w:color w:val="353535"/>
          <w:bdr w:val="none" w:sz="0" w:space="0" w:color="auto" w:frame="1"/>
        </w:rPr>
        <w:t> </w:t>
      </w:r>
      <w:r w:rsidRPr="00553DA7">
        <w:rPr>
          <w:rStyle w:val="Strong"/>
          <w:rFonts w:eastAsiaTheme="majorEastAsia"/>
          <w:color w:val="353535"/>
          <w:bdr w:val="none" w:sz="0" w:space="0" w:color="auto" w:frame="1"/>
        </w:rPr>
        <w:t>A-F</w:t>
      </w:r>
      <w:r w:rsidRPr="00553DA7">
        <w:rPr>
          <w:color w:val="353535"/>
          <w:bdr w:val="none" w:sz="0" w:space="0" w:color="auto" w:frame="1"/>
        </w:rPr>
        <w:t>) with opinions or deeds below.</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Emphasis"/>
          <w:rFonts w:eastAsiaTheme="majorEastAsia"/>
          <w:color w:val="353535"/>
          <w:bdr w:val="none" w:sz="0" w:space="0" w:color="auto" w:frame="1"/>
        </w:rPr>
        <w:t>Write the appropriate letters</w:t>
      </w:r>
      <w:r w:rsidRPr="00553DA7">
        <w:rPr>
          <w:rStyle w:val="apple-converted-space"/>
          <w:rFonts w:eastAsiaTheme="majorEastAsia"/>
          <w:i/>
          <w:iCs/>
          <w:color w:val="353535"/>
          <w:bdr w:val="none" w:sz="0" w:space="0" w:color="auto" w:frame="1"/>
        </w:rPr>
        <w:t> </w:t>
      </w:r>
      <w:r w:rsidRPr="00553DA7">
        <w:rPr>
          <w:rStyle w:val="Strong"/>
          <w:rFonts w:eastAsiaTheme="majorEastAsia"/>
          <w:i/>
          <w:iCs/>
          <w:color w:val="353535"/>
          <w:bdr w:val="none" w:sz="0" w:space="0" w:color="auto" w:frame="1"/>
        </w:rPr>
        <w:t>A-F</w:t>
      </w:r>
      <w:r w:rsidRPr="00553DA7">
        <w:rPr>
          <w:rStyle w:val="apple-converted-space"/>
          <w:rFonts w:eastAsiaTheme="majorEastAsia"/>
          <w:i/>
          <w:iCs/>
          <w:color w:val="353535"/>
          <w:bdr w:val="none" w:sz="0" w:space="0" w:color="auto" w:frame="1"/>
        </w:rPr>
        <w:t> </w:t>
      </w:r>
      <w:r w:rsidRPr="00553DA7">
        <w:rPr>
          <w:rStyle w:val="Emphasis"/>
          <w:rFonts w:eastAsiaTheme="majorEastAsia"/>
          <w:color w:val="353535"/>
          <w:bdr w:val="none" w:sz="0" w:space="0" w:color="auto" w:frame="1"/>
        </w:rPr>
        <w:t>in boxes</w:t>
      </w:r>
      <w:r w:rsidRPr="00553DA7">
        <w:rPr>
          <w:rStyle w:val="apple-converted-space"/>
          <w:rFonts w:eastAsiaTheme="majorEastAsia"/>
          <w:i/>
          <w:iCs/>
          <w:color w:val="353535"/>
          <w:bdr w:val="none" w:sz="0" w:space="0" w:color="auto" w:frame="1"/>
        </w:rPr>
        <w:t> </w:t>
      </w:r>
      <w:r w:rsidRPr="00553DA7">
        <w:rPr>
          <w:rStyle w:val="Strong"/>
          <w:rFonts w:eastAsiaTheme="majorEastAsia"/>
          <w:i/>
          <w:iCs/>
          <w:color w:val="353535"/>
          <w:bdr w:val="none" w:sz="0" w:space="0" w:color="auto" w:frame="1"/>
        </w:rPr>
        <w:t>1-8</w:t>
      </w:r>
      <w:r w:rsidRPr="00553DA7">
        <w:rPr>
          <w:rStyle w:val="apple-converted-space"/>
          <w:rFonts w:eastAsiaTheme="majorEastAsia"/>
          <w:i/>
          <w:iCs/>
          <w:color w:val="353535"/>
          <w:bdr w:val="none" w:sz="0" w:space="0" w:color="auto" w:frame="1"/>
        </w:rPr>
        <w:t> </w:t>
      </w:r>
      <w:r w:rsidRPr="00553DA7">
        <w:rPr>
          <w:rStyle w:val="Emphasis"/>
          <w:rFonts w:eastAsiaTheme="majorEastAsia"/>
          <w:color w:val="353535"/>
          <w:bdr w:val="none" w:sz="0" w:space="0" w:color="auto" w:frame="1"/>
        </w:rPr>
        <w:t>on your answer sheet.</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NB</w:t>
      </w:r>
      <w:r w:rsidRPr="00553DA7">
        <w:rPr>
          <w:color w:val="353535"/>
          <w:bdr w:val="none" w:sz="0" w:space="0" w:color="auto" w:frame="1"/>
        </w:rPr>
        <w:t> </w:t>
      </w:r>
      <w:r w:rsidRPr="00553DA7">
        <w:rPr>
          <w:rStyle w:val="apple-converted-space"/>
          <w:rFonts w:eastAsiaTheme="majorEastAsia"/>
          <w:color w:val="353535"/>
          <w:bdr w:val="none" w:sz="0" w:space="0" w:color="auto" w:frame="1"/>
        </w:rPr>
        <w:t> </w:t>
      </w:r>
      <w:r w:rsidRPr="00553DA7">
        <w:rPr>
          <w:rStyle w:val="Emphasis"/>
          <w:rFonts w:eastAsiaTheme="majorEastAsia"/>
          <w:color w:val="353535"/>
          <w:bdr w:val="none" w:sz="0" w:space="0" w:color="auto" w:frame="1"/>
        </w:rPr>
        <w:t>You may use any letter more than once.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A</w:t>
      </w:r>
      <w:r w:rsidRPr="00553DA7">
        <w:rPr>
          <w:rStyle w:val="apple-converted-space"/>
          <w:rFonts w:eastAsiaTheme="majorEastAsia"/>
          <w:color w:val="353535"/>
          <w:bdr w:val="none" w:sz="0" w:space="0" w:color="auto" w:frame="1"/>
        </w:rPr>
        <w:t> </w:t>
      </w:r>
      <w:r w:rsidRPr="00553DA7">
        <w:rPr>
          <w:color w:val="353535"/>
          <w:bdr w:val="none" w:sz="0" w:space="0" w:color="auto" w:frame="1"/>
        </w:rPr>
        <w:t>    Jim Bowler</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B</w:t>
      </w:r>
      <w:r w:rsidRPr="00553DA7">
        <w:rPr>
          <w:rStyle w:val="apple-converted-space"/>
          <w:rFonts w:eastAsiaTheme="majorEastAsia"/>
          <w:color w:val="353535"/>
          <w:bdr w:val="none" w:sz="0" w:space="0" w:color="auto" w:frame="1"/>
        </w:rPr>
        <w:t> </w:t>
      </w:r>
      <w:r w:rsidRPr="00553DA7">
        <w:rPr>
          <w:color w:val="353535"/>
          <w:bdr w:val="none" w:sz="0" w:space="0" w:color="auto" w:frame="1"/>
        </w:rPr>
        <w:t>    Alan Thorne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C</w:t>
      </w:r>
      <w:r w:rsidRPr="00553DA7">
        <w:rPr>
          <w:rStyle w:val="apple-converted-space"/>
          <w:rFonts w:eastAsiaTheme="majorEastAsia"/>
          <w:color w:val="353535"/>
          <w:bdr w:val="none" w:sz="0" w:space="0" w:color="auto" w:frame="1"/>
        </w:rPr>
        <w:t> </w:t>
      </w:r>
      <w:r w:rsidRPr="00553DA7">
        <w:rPr>
          <w:color w:val="353535"/>
          <w:bdr w:val="none" w:sz="0" w:space="0" w:color="auto" w:frame="1"/>
        </w:rPr>
        <w:t>    Pddbo</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D</w:t>
      </w:r>
      <w:r w:rsidRPr="00553DA7">
        <w:rPr>
          <w:color w:val="353535"/>
          <w:bdr w:val="none" w:sz="0" w:space="0" w:color="auto" w:frame="1"/>
        </w:rPr>
        <w:t>     Tim Flannery</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E</w:t>
      </w:r>
      <w:r w:rsidRPr="00553DA7">
        <w:rPr>
          <w:rStyle w:val="apple-converted-space"/>
          <w:rFonts w:eastAsiaTheme="majorEastAsia"/>
          <w:color w:val="353535"/>
          <w:bdr w:val="none" w:sz="0" w:space="0" w:color="auto" w:frame="1"/>
        </w:rPr>
        <w:t> </w:t>
      </w:r>
      <w:r w:rsidRPr="00553DA7">
        <w:rPr>
          <w:color w:val="353535"/>
          <w:bdr w:val="none" w:sz="0" w:space="0" w:color="auto" w:frame="1"/>
        </w:rPr>
        <w:t>    Chris Stringer</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F</w:t>
      </w:r>
      <w:r w:rsidRPr="00553DA7">
        <w:rPr>
          <w:rStyle w:val="apple-converted-space"/>
          <w:rFonts w:eastAsiaTheme="majorEastAsia"/>
          <w:color w:val="353535"/>
          <w:bdr w:val="none" w:sz="0" w:space="0" w:color="auto" w:frame="1"/>
        </w:rPr>
        <w:t> </w:t>
      </w:r>
      <w:r w:rsidRPr="00553DA7">
        <w:rPr>
          <w:color w:val="353535"/>
          <w:bdr w:val="none" w:sz="0" w:space="0" w:color="auto" w:frame="1"/>
        </w:rPr>
        <w:t>    Rainer Grün</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1</w:t>
      </w:r>
      <w:r w:rsidRPr="00553DA7">
        <w:rPr>
          <w:color w:val="353535"/>
          <w:bdr w:val="none" w:sz="0" w:space="0" w:color="auto" w:frame="1"/>
        </w:rPr>
        <w:t>   He was searching for ancient lakes and came across the charred remains of Mungo Lady, who had been cremated.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lastRenderedPageBreak/>
        <w:t>2</w:t>
      </w:r>
      <w:r w:rsidRPr="00553DA7">
        <w:rPr>
          <w:color w:val="353535"/>
          <w:bdr w:val="none" w:sz="0" w:space="0" w:color="auto" w:frame="1"/>
        </w:rPr>
        <w:t>   Professor who hold a skeptical attitude towards reliability for DNA analysis on some fossils.</w:t>
      </w:r>
    </w:p>
    <w:p w:rsidR="00553DA7" w:rsidRPr="00553DA7" w:rsidRDefault="00553DA7" w:rsidP="00553DA7">
      <w:pPr>
        <w:pStyle w:val="NormalWeb"/>
        <w:spacing w:before="0" w:beforeAutospacing="0" w:after="0" w:afterAutospacing="0" w:line="360" w:lineRule="auto"/>
        <w:contextualSpacing/>
        <w:jc w:val="both"/>
        <w:textAlignment w:val="baseline"/>
        <w:rPr>
          <w:ins w:id="0" w:author="Unknown"/>
          <w:color w:val="1A73E8"/>
          <w:bdr w:val="none" w:sz="0" w:space="0" w:color="auto" w:frame="1"/>
        </w:rPr>
      </w:pPr>
      <w:r w:rsidRPr="00553DA7">
        <w:rPr>
          <w:rStyle w:val="Strong"/>
          <w:rFonts w:eastAsiaTheme="majorEastAsia"/>
          <w:color w:val="353535"/>
          <w:bdr w:val="none" w:sz="0" w:space="0" w:color="auto" w:frame="1"/>
        </w:rPr>
        <w:t>3</w:t>
      </w:r>
      <w:r w:rsidRPr="00553DA7">
        <w:rPr>
          <w:color w:val="353535"/>
          <w:bdr w:val="none" w:sz="0" w:space="0" w:color="auto" w:frame="1"/>
        </w:rPr>
        <w:t>   Professor whose determination of the age of Mungo Man to be much younger than the former result which is older than the 62,000 years.</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4</w:t>
      </w:r>
      <w:r w:rsidRPr="00553DA7">
        <w:rPr>
          <w:color w:val="353535"/>
          <w:bdr w:val="none" w:sz="0" w:space="0" w:color="auto" w:frame="1"/>
        </w:rPr>
        <w:t>   determining the age of Mungo Man has little to do with controversy for the origins of Australians.</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5</w:t>
      </w:r>
      <w:r w:rsidRPr="00553DA7">
        <w:rPr>
          <w:color w:val="353535"/>
          <w:bdr w:val="none" w:sz="0" w:space="0" w:color="auto" w:frame="1"/>
        </w:rPr>
        <w:t>   research group who recovered a biological proof of the first Neanderthal found in Europe.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6</w:t>
      </w:r>
      <w:r w:rsidRPr="00553DA7">
        <w:rPr>
          <w:color w:val="353535"/>
          <w:bdr w:val="none" w:sz="0" w:space="0" w:color="auto" w:frame="1"/>
        </w:rPr>
        <w:t>   a supporter of the idea that Australia’s megafauna was extinct due to the hunting by the ancient human beings.</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7</w:t>
      </w:r>
      <w:r w:rsidRPr="00553DA7">
        <w:rPr>
          <w:color w:val="353535"/>
          <w:bdr w:val="none" w:sz="0" w:space="0" w:color="auto" w:frame="1"/>
        </w:rPr>
        <w:t>   Instead of keep arguing a single source origin, multi-regional explanation has been raised.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8</w:t>
      </w:r>
      <w:r w:rsidRPr="00553DA7">
        <w:rPr>
          <w:color w:val="353535"/>
          <w:bdr w:val="none" w:sz="0" w:space="0" w:color="auto" w:frame="1"/>
        </w:rPr>
        <w:t>   Climate change rather than prehistoric human activities resulted in megafauna’s extinction.</w:t>
      </w:r>
    </w:p>
    <w:p w:rsidR="00553DA7" w:rsidRDefault="00553DA7" w:rsidP="00553DA7">
      <w:pPr>
        <w:pStyle w:val="Heading4"/>
        <w:spacing w:before="0" w:after="0" w:line="360" w:lineRule="auto"/>
        <w:contextualSpacing/>
        <w:jc w:val="both"/>
        <w:textAlignment w:val="baseline"/>
        <w:rPr>
          <w:rStyle w:val="Strong"/>
          <w:rFonts w:ascii="Times New Roman" w:hAnsi="Times New Roman" w:cs="Times New Roman"/>
          <w:b w:val="0"/>
          <w:bCs w:val="0"/>
          <w:color w:val="333333"/>
          <w:bdr w:val="none" w:sz="0" w:space="0" w:color="auto" w:frame="1"/>
          <w:lang w:val="vi-VN"/>
        </w:rPr>
      </w:pPr>
    </w:p>
    <w:p w:rsidR="00553DA7" w:rsidRPr="00553DA7" w:rsidRDefault="00553DA7" w:rsidP="00553DA7">
      <w:pPr>
        <w:pStyle w:val="Heading4"/>
        <w:spacing w:before="0" w:after="0" w:line="360" w:lineRule="auto"/>
        <w:contextualSpacing/>
        <w:jc w:val="both"/>
        <w:textAlignment w:val="baseline"/>
        <w:rPr>
          <w:rFonts w:ascii="Times New Roman" w:hAnsi="Times New Roman" w:cs="Times New Roman"/>
          <w:color w:val="333333"/>
        </w:rPr>
      </w:pPr>
      <w:r w:rsidRPr="00553DA7">
        <w:rPr>
          <w:rStyle w:val="Strong"/>
          <w:rFonts w:ascii="Times New Roman" w:hAnsi="Times New Roman" w:cs="Times New Roman"/>
          <w:b w:val="0"/>
          <w:bCs w:val="0"/>
          <w:color w:val="333333"/>
          <w:bdr w:val="none" w:sz="0" w:space="0" w:color="auto" w:frame="1"/>
        </w:rPr>
        <w:t>Questions 9-14</w:t>
      </w:r>
    </w:p>
    <w:p w:rsidR="00553DA7" w:rsidRPr="00553DA7" w:rsidRDefault="00553DA7" w:rsidP="00553DA7">
      <w:pPr>
        <w:pStyle w:val="NormalWeb"/>
        <w:spacing w:before="0" w:beforeAutospacing="0" w:after="0" w:afterAutospacing="0" w:line="360" w:lineRule="auto"/>
        <w:contextualSpacing/>
        <w:jc w:val="both"/>
        <w:textAlignment w:val="baseline"/>
        <w:rPr>
          <w:color w:val="FFFFFF"/>
        </w:rPr>
      </w:pPr>
      <w:r w:rsidRPr="00553DA7">
        <w:rPr>
          <w:color w:val="353535"/>
          <w:bdr w:val="none" w:sz="0" w:space="0" w:color="auto" w:frame="1"/>
        </w:rPr>
        <w:t>Do the following statements agree with the information given in Reading Passage 1?</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color w:val="353535"/>
          <w:bdr w:val="none" w:sz="0" w:space="0" w:color="auto" w:frame="1"/>
        </w:rPr>
        <w:t>In boxes</w:t>
      </w:r>
      <w:r w:rsidRPr="00553DA7">
        <w:rPr>
          <w:rStyle w:val="apple-converted-space"/>
          <w:rFonts w:eastAsiaTheme="majorEastAsia"/>
          <w:color w:val="353535"/>
          <w:bdr w:val="none" w:sz="0" w:space="0" w:color="auto" w:frame="1"/>
        </w:rPr>
        <w:t> </w:t>
      </w:r>
      <w:r w:rsidRPr="00553DA7">
        <w:rPr>
          <w:rStyle w:val="Strong"/>
          <w:rFonts w:eastAsiaTheme="majorEastAsia"/>
          <w:color w:val="353535"/>
          <w:bdr w:val="none" w:sz="0" w:space="0" w:color="auto" w:frame="1"/>
        </w:rPr>
        <w:t>9-14</w:t>
      </w:r>
      <w:r w:rsidRPr="00553DA7">
        <w:rPr>
          <w:rStyle w:val="apple-converted-space"/>
          <w:rFonts w:eastAsiaTheme="majorEastAsia"/>
          <w:color w:val="353535"/>
          <w:bdr w:val="none" w:sz="0" w:space="0" w:color="auto" w:frame="1"/>
        </w:rPr>
        <w:t> </w:t>
      </w:r>
      <w:r w:rsidRPr="00553DA7">
        <w:rPr>
          <w:color w:val="353535"/>
          <w:bdr w:val="none" w:sz="0" w:space="0" w:color="auto" w:frame="1"/>
        </w:rPr>
        <w:t>on your answer sheet, write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TRUE</w:t>
      </w:r>
      <w:r w:rsidRPr="00553DA7">
        <w:rPr>
          <w:color w:val="353535"/>
          <w:bdr w:val="none" w:sz="0" w:space="0" w:color="auto" w:frame="1"/>
        </w:rPr>
        <w:t>               if the statement is true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FALSE</w:t>
      </w:r>
      <w:r w:rsidRPr="00553DA7">
        <w:rPr>
          <w:color w:val="353535"/>
          <w:bdr w:val="none" w:sz="0" w:space="0" w:color="auto" w:frame="1"/>
        </w:rPr>
        <w:t>              if the statement is false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NOT</w:t>
      </w:r>
      <w:r w:rsidRPr="00553DA7">
        <w:rPr>
          <w:rStyle w:val="apple-converted-space"/>
          <w:rFonts w:eastAsiaTheme="majorEastAsia"/>
          <w:color w:val="353535"/>
          <w:bdr w:val="none" w:sz="0" w:space="0" w:color="auto" w:frame="1"/>
        </w:rPr>
        <w:t> </w:t>
      </w:r>
      <w:r w:rsidRPr="00553DA7">
        <w:rPr>
          <w:rStyle w:val="Strong"/>
          <w:rFonts w:eastAsiaTheme="majorEastAsia"/>
          <w:color w:val="353535"/>
          <w:bdr w:val="none" w:sz="0" w:space="0" w:color="auto" w:frame="1"/>
        </w:rPr>
        <w:t>GIVEN</w:t>
      </w:r>
      <w:r w:rsidRPr="00553DA7">
        <w:rPr>
          <w:color w:val="353535"/>
          <w:bdr w:val="none" w:sz="0" w:space="0" w:color="auto" w:frame="1"/>
        </w:rPr>
        <w:t>    if the information is not given in the passage</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9</w:t>
      </w:r>
      <w:r w:rsidRPr="00553DA7">
        <w:rPr>
          <w:color w:val="353535"/>
          <w:bdr w:val="none" w:sz="0" w:space="0" w:color="auto" w:frame="1"/>
        </w:rPr>
        <w:t>   The Lake Mungo remains offer the archeologists the evidence of graphic illustration of human activities around.</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10</w:t>
      </w:r>
      <w:r w:rsidRPr="00553DA7">
        <w:rPr>
          <w:color w:val="353535"/>
          <w:bdr w:val="none" w:sz="0" w:space="0" w:color="auto" w:frame="1"/>
        </w:rPr>
        <w:t>   In Lake Mungo remains, weapons were found used by the Mungo.</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11</w:t>
      </w:r>
      <w:r w:rsidRPr="00553DA7">
        <w:rPr>
          <w:color w:val="353535"/>
          <w:bdr w:val="none" w:sz="0" w:space="0" w:color="auto" w:frame="1"/>
        </w:rPr>
        <w:t>   Mungo Man is one of the oldest known archeological evidence in the world of cultural sophistication such as a burying ritual.</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12</w:t>
      </w:r>
      <w:r w:rsidRPr="00553DA7">
        <w:rPr>
          <w:color w:val="353535"/>
          <w:bdr w:val="none" w:sz="0" w:space="0" w:color="auto" w:frame="1"/>
        </w:rPr>
        <w:t>   Mungo Man and woman’s skeletons were uncovered in the same year.</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rPr>
      </w:pPr>
      <w:r w:rsidRPr="00553DA7">
        <w:rPr>
          <w:rStyle w:val="Strong"/>
          <w:rFonts w:eastAsiaTheme="majorEastAsia"/>
          <w:color w:val="353535"/>
          <w:bdr w:val="none" w:sz="0" w:space="0" w:color="auto" w:frame="1"/>
        </w:rPr>
        <w:t>13</w:t>
      </w:r>
      <w:r w:rsidRPr="00553DA7">
        <w:rPr>
          <w:color w:val="353535"/>
          <w:bdr w:val="none" w:sz="0" w:space="0" w:color="auto" w:frame="1"/>
        </w:rPr>
        <w:t>   There is controversy among scientists about the origin of the oldest Homo sapiens.</w:t>
      </w:r>
    </w:p>
    <w:p w:rsidR="00553DA7" w:rsidRPr="00553DA7" w:rsidRDefault="00553DA7" w:rsidP="00553DA7">
      <w:pPr>
        <w:pStyle w:val="NormalWeb"/>
        <w:spacing w:before="0" w:beforeAutospacing="0" w:after="0" w:afterAutospacing="0" w:line="360" w:lineRule="auto"/>
        <w:contextualSpacing/>
        <w:jc w:val="both"/>
        <w:textAlignment w:val="baseline"/>
        <w:rPr>
          <w:color w:val="353535"/>
          <w:lang w:val="vi-VN"/>
        </w:rPr>
      </w:pPr>
      <w:r w:rsidRPr="00553DA7">
        <w:rPr>
          <w:rStyle w:val="Strong"/>
          <w:rFonts w:eastAsiaTheme="majorEastAsia"/>
          <w:color w:val="353535"/>
          <w:bdr w:val="none" w:sz="0" w:space="0" w:color="auto" w:frame="1"/>
        </w:rPr>
        <w:t>14</w:t>
      </w:r>
      <w:r w:rsidRPr="00553DA7">
        <w:rPr>
          <w:rStyle w:val="apple-converted-space"/>
          <w:rFonts w:eastAsiaTheme="majorEastAsia"/>
          <w:color w:val="353535"/>
          <w:bdr w:val="none" w:sz="0" w:space="0" w:color="auto" w:frame="1"/>
        </w:rPr>
        <w:t> </w:t>
      </w:r>
      <w:r w:rsidRPr="00553DA7">
        <w:rPr>
          <w:color w:val="353535"/>
          <w:bdr w:val="none" w:sz="0" w:space="0" w:color="auto" w:frame="1"/>
        </w:rPr>
        <w:t>  Out of Africa supporters have criticised Australian professors for using an outmoded research method.</w:t>
      </w:r>
    </w:p>
    <w:p w:rsidR="006C66DD" w:rsidRPr="00553DA7" w:rsidRDefault="00445C0F" w:rsidP="00553DA7">
      <w:pPr>
        <w:spacing w:line="360" w:lineRule="auto"/>
        <w:contextualSpacing/>
        <w:jc w:val="both"/>
        <w:rPr>
          <w:lang w:val="vi-VN"/>
        </w:rPr>
      </w:pPr>
      <w:r>
        <w:rPr>
          <w:noProof/>
        </w:rPr>
        <w:pict>
          <v:rect id="_x0000_i1026" alt="" style="width:468pt;height:.05pt;mso-width-percent:0;mso-height-percent:0;mso-width-percent:0;mso-height-percent:0" o:hralign="center" o:hrstd="t" o:hr="t" fillcolor="#a0a0a0" stroked="f"/>
        </w:pict>
      </w:r>
    </w:p>
    <w:p w:rsidR="006C66DD" w:rsidRPr="00553DA7" w:rsidRDefault="006C66DD" w:rsidP="00553DA7">
      <w:pPr>
        <w:spacing w:line="360" w:lineRule="auto"/>
        <w:contextualSpacing/>
        <w:jc w:val="both"/>
        <w:rPr>
          <w:b/>
          <w:bCs/>
          <w:lang w:val="vi-VN"/>
        </w:rPr>
      </w:pPr>
      <w:r w:rsidRPr="00553DA7">
        <w:rPr>
          <w:b/>
          <w:bCs/>
          <w:lang w:val="vi-VN"/>
        </w:rPr>
        <w:t>Hướng dẫn giải:</w:t>
      </w:r>
    </w:p>
    <w:p w:rsidR="00553DA7" w:rsidRPr="00553DA7" w:rsidRDefault="00553DA7" w:rsidP="00553DA7">
      <w:pPr>
        <w:pStyle w:val="Heading3"/>
        <w:spacing w:before="0" w:after="0" w:line="360" w:lineRule="auto"/>
        <w:contextualSpacing/>
        <w:jc w:val="both"/>
        <w:rPr>
          <w:rFonts w:ascii="Times New Roman" w:hAnsi="Times New Roman" w:cs="Times New Roman"/>
          <w:b/>
          <w:bCs/>
          <w:color w:val="000000"/>
          <w:sz w:val="24"/>
          <w:szCs w:val="24"/>
        </w:rPr>
      </w:pPr>
      <w:r w:rsidRPr="00553DA7">
        <w:rPr>
          <w:rFonts w:ascii="Times New Roman" w:hAnsi="Times New Roman" w:cs="Times New Roman"/>
          <w:b/>
          <w:bCs/>
          <w:color w:val="000000"/>
          <w:sz w:val="24"/>
          <w:szCs w:val="24"/>
        </w:rPr>
        <w:t>Phần I: Câu hỏi 1-8 (Matching Features)</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t>Mục tiêu:</w:t>
      </w:r>
      <w:r w:rsidRPr="00553DA7">
        <w:rPr>
          <w:rStyle w:val="apple-converted-space"/>
          <w:rFonts w:eastAsiaTheme="majorEastAsia"/>
          <w:color w:val="000000"/>
        </w:rPr>
        <w:t> </w:t>
      </w:r>
      <w:r w:rsidRPr="00553DA7">
        <w:rPr>
          <w:color w:val="000000"/>
        </w:rPr>
        <w:t>Nối tên các nhà khoa học (A-F) với các ý kiến hoặc hành động tương ứng của họ được mô tả trong bài.</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lastRenderedPageBreak/>
        <w:t>1. Chiến lược tiếp cận</w:t>
      </w:r>
    </w:p>
    <w:p w:rsidR="00553DA7" w:rsidRPr="00553DA7" w:rsidRDefault="00553DA7" w:rsidP="00553DA7">
      <w:pPr>
        <w:numPr>
          <w:ilvl w:val="0"/>
          <w:numId w:val="190"/>
        </w:numPr>
        <w:spacing w:line="360" w:lineRule="auto"/>
        <w:contextualSpacing/>
        <w:jc w:val="both"/>
        <w:rPr>
          <w:color w:val="000000"/>
        </w:rPr>
      </w:pPr>
      <w:r w:rsidRPr="00553DA7">
        <w:rPr>
          <w:rStyle w:val="Strong"/>
          <w:rFonts w:eastAsiaTheme="majorEastAsia"/>
          <w:color w:val="000000"/>
        </w:rPr>
        <w:t>Bước 1:</w:t>
      </w:r>
      <w:r w:rsidRPr="00553DA7">
        <w:rPr>
          <w:rStyle w:val="apple-converted-space"/>
          <w:rFonts w:eastAsiaTheme="majorEastAsia"/>
          <w:color w:val="000000"/>
        </w:rPr>
        <w:t> </w:t>
      </w:r>
      <w:r w:rsidRPr="00553DA7">
        <w:rPr>
          <w:color w:val="000000"/>
        </w:rPr>
        <w:t>Gạch chân tên riêng (A-F) trong bài đọc để định vị vị trí xuất hiện của từng người.</w:t>
      </w:r>
    </w:p>
    <w:p w:rsidR="00553DA7" w:rsidRPr="00553DA7" w:rsidRDefault="00553DA7" w:rsidP="00553DA7">
      <w:pPr>
        <w:numPr>
          <w:ilvl w:val="0"/>
          <w:numId w:val="190"/>
        </w:numPr>
        <w:spacing w:line="360" w:lineRule="auto"/>
        <w:contextualSpacing/>
        <w:jc w:val="both"/>
        <w:rPr>
          <w:color w:val="000000"/>
        </w:rPr>
      </w:pPr>
      <w:r w:rsidRPr="00553DA7">
        <w:rPr>
          <w:rStyle w:val="Strong"/>
          <w:rFonts w:eastAsiaTheme="majorEastAsia"/>
          <w:color w:val="000000"/>
        </w:rPr>
        <w:t>Bước 2:</w:t>
      </w:r>
      <w:r w:rsidRPr="00553DA7">
        <w:rPr>
          <w:rStyle w:val="apple-converted-space"/>
          <w:rFonts w:eastAsiaTheme="majorEastAsia"/>
          <w:color w:val="000000"/>
        </w:rPr>
        <w:t> </w:t>
      </w:r>
      <w:r w:rsidRPr="00553DA7">
        <w:rPr>
          <w:color w:val="000000"/>
        </w:rPr>
        <w:t>Đọc các câu hỏi từ 1-8, xác định từ khóa (keywords) chỉ hành động hoặc quan điểm.</w:t>
      </w:r>
    </w:p>
    <w:p w:rsidR="00553DA7" w:rsidRPr="00553DA7" w:rsidRDefault="00553DA7" w:rsidP="00553DA7">
      <w:pPr>
        <w:numPr>
          <w:ilvl w:val="0"/>
          <w:numId w:val="190"/>
        </w:numPr>
        <w:spacing w:line="360" w:lineRule="auto"/>
        <w:contextualSpacing/>
        <w:jc w:val="both"/>
        <w:rPr>
          <w:color w:val="000000"/>
        </w:rPr>
      </w:pPr>
      <w:r w:rsidRPr="00553DA7">
        <w:rPr>
          <w:rStyle w:val="Strong"/>
          <w:rFonts w:eastAsiaTheme="majorEastAsia"/>
          <w:color w:val="000000"/>
        </w:rPr>
        <w:t>Bước 3:</w:t>
      </w:r>
      <w:r w:rsidRPr="00553DA7">
        <w:rPr>
          <w:rStyle w:val="apple-converted-space"/>
          <w:rFonts w:eastAsiaTheme="majorEastAsia"/>
          <w:color w:val="000000"/>
        </w:rPr>
        <w:t> </w:t>
      </w:r>
      <w:r w:rsidRPr="00553DA7">
        <w:rPr>
          <w:color w:val="000000"/>
        </w:rPr>
        <w:t>Đối chiếu từ khóa trong câu hỏi với thông tin xung quanh tên người trong bài đọc để tìm đáp án.</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t>2. Phân tích chi tiết từng câu hỏi</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1: He was searching for ancient lakes and came across the charred remains of Mungo Lady, who had been cremated.</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"searching for ancient lakes", "charred remains", "Mungo Lady".</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B, câu đầu tiên: "This treasure-trove of history was found by the University of Melbourne geologist Professor</w:t>
      </w:r>
      <w:r w:rsidRPr="00553DA7">
        <w:rPr>
          <w:rStyle w:val="apple-converted-space"/>
          <w:rFonts w:eastAsiaTheme="majorEastAsia"/>
          <w:color w:val="000000"/>
        </w:rPr>
        <w:t> </w:t>
      </w:r>
      <w:r w:rsidRPr="00553DA7">
        <w:rPr>
          <w:rStyle w:val="Strong"/>
          <w:rFonts w:eastAsiaTheme="majorEastAsia"/>
          <w:color w:val="000000"/>
        </w:rPr>
        <w:t>Jim Bowler</w:t>
      </w:r>
      <w:r w:rsidRPr="00553DA7">
        <w:rPr>
          <w:color w:val="000000"/>
        </w:rPr>
        <w:t>... He was searching for ancient lakes and came across the charred remains of Mungo Lady..."</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Thông tin hoàn toàn trùng khớp với hành động của Jim Bowler.</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A</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2: Professor who hold a skeptical attitude towards reliability for DNA analysis on some fossils.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"skeptical attitude", "reliability", "DNA analysis".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D.</w:t>
      </w:r>
      <w:r w:rsidRPr="00553DA7">
        <w:rPr>
          <w:rStyle w:val="apple-converted-space"/>
          <w:rFonts w:eastAsiaTheme="majorEastAsia"/>
          <w:color w:val="000000"/>
        </w:rPr>
        <w:t> </w:t>
      </w:r>
      <w:r w:rsidRPr="00553DA7">
        <w:rPr>
          <w:rStyle w:val="Strong"/>
          <w:rFonts w:eastAsiaTheme="majorEastAsia"/>
          <w:color w:val="000000"/>
        </w:rPr>
        <w:t>Chris Stringer</w:t>
      </w:r>
      <w:r w:rsidRPr="00553DA7">
        <w:rPr>
          <w:rStyle w:val="apple-converted-space"/>
          <w:rFonts w:eastAsiaTheme="majorEastAsia"/>
          <w:color w:val="000000"/>
        </w:rPr>
        <w:t> </w:t>
      </w:r>
      <w:r w:rsidRPr="00553DA7">
        <w:rPr>
          <w:color w:val="000000"/>
        </w:rPr>
        <w:t>nói rằng cộng đồng nghiên cứu muốn thấy công việc được lặp lại và "even assuming the DNA sequences were correct..." (ngay cả khi giả sử trình tự DNA là đúng...).</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Việc đặt giả thiết và yêu cầu lặp lại thí nghiệm thể hiện thái độ hoài nghi (skeptical) về kết quả phân tích DNA của nghiên cứu tại Úc.</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E</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3: Professor whose determination of the age of Mungo Man to be much younger than the former result which is older than the 62,000 years.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"age of Mungo Man", "much younger", "former result", "older than 62,000".</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B và C. Đoạn B nói</w:t>
      </w:r>
      <w:r w:rsidRPr="00553DA7">
        <w:rPr>
          <w:rStyle w:val="apple-converted-space"/>
          <w:rFonts w:eastAsiaTheme="majorEastAsia"/>
          <w:color w:val="000000"/>
        </w:rPr>
        <w:t> </w:t>
      </w:r>
      <w:r w:rsidRPr="00553DA7">
        <w:rPr>
          <w:rStyle w:val="Strong"/>
          <w:rFonts w:eastAsiaTheme="majorEastAsia"/>
          <w:color w:val="000000"/>
        </w:rPr>
        <w:t>Jim Bowler</w:t>
      </w:r>
      <w:r w:rsidRPr="00553DA7">
        <w:rPr>
          <w:rStyle w:val="apple-converted-space"/>
          <w:rFonts w:eastAsiaTheme="majorEastAsia"/>
          <w:color w:val="000000"/>
        </w:rPr>
        <w:t> </w:t>
      </w:r>
      <w:r w:rsidRPr="00553DA7">
        <w:rPr>
          <w:color w:val="000000"/>
        </w:rPr>
        <w:t>kết luận "graves are 40,000 years old". Đoạn C so sánh: "This is much younger than the 62,000 years Mungo Man was attributed... by... Alan Thorne".</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lastRenderedPageBreak/>
        <w:t>Đối chiếu:</w:t>
      </w:r>
      <w:r w:rsidRPr="00553DA7">
        <w:rPr>
          <w:rStyle w:val="apple-converted-space"/>
          <w:rFonts w:eastAsiaTheme="majorEastAsia"/>
          <w:color w:val="000000"/>
        </w:rPr>
        <w:t> </w:t>
      </w:r>
      <w:r w:rsidRPr="00553DA7">
        <w:rPr>
          <w:color w:val="000000"/>
        </w:rPr>
        <w:t>Người đưa ra kết quả trẻ hơn (40,000 năm) so với kết quả cũ (62,000 năm) là Jim Bowler.</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A</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4: determining the age of Mungo Man has little to do with controversy for the origins of Australians.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"determining age", "little to do with controversy", "origins".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F, phần cuối: "Now, however,</w:t>
      </w:r>
      <w:r w:rsidRPr="00553DA7">
        <w:rPr>
          <w:rStyle w:val="apple-converted-space"/>
          <w:rFonts w:eastAsiaTheme="majorEastAsia"/>
          <w:color w:val="000000"/>
        </w:rPr>
        <w:t> </w:t>
      </w:r>
      <w:r w:rsidRPr="00553DA7">
        <w:rPr>
          <w:rStyle w:val="Strong"/>
          <w:rFonts w:eastAsiaTheme="majorEastAsia"/>
          <w:color w:val="000000"/>
        </w:rPr>
        <w:t>Thorne</w:t>
      </w:r>
      <w:r w:rsidRPr="00553DA7">
        <w:rPr>
          <w:rStyle w:val="apple-converted-space"/>
          <w:rFonts w:eastAsiaTheme="majorEastAsia"/>
          <w:color w:val="000000"/>
        </w:rPr>
        <w:t> </w:t>
      </w:r>
      <w:r w:rsidRPr="00553DA7">
        <w:rPr>
          <w:color w:val="000000"/>
        </w:rPr>
        <w:t>says the age of Mungo Man is irrelevant to this origins debate."</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"Irrelevant" (không liên quan) đồng nghĩa với "little to do with".</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B</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5: research group who recovered a biological proof of the first Neanderthal found in Europe.</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"research group", "recovered biological proof", "first Neanderthal", "Europe".</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D, câu cuối cùng: "In 1997,</w:t>
      </w:r>
      <w:r w:rsidRPr="00553DA7">
        <w:rPr>
          <w:rStyle w:val="apple-converted-space"/>
          <w:rFonts w:eastAsiaTheme="majorEastAsia"/>
          <w:color w:val="000000"/>
        </w:rPr>
        <w:t> </w:t>
      </w:r>
      <w:r w:rsidRPr="00553DA7">
        <w:rPr>
          <w:rStyle w:val="Strong"/>
          <w:rFonts w:eastAsiaTheme="majorEastAsia"/>
          <w:color w:val="000000"/>
        </w:rPr>
        <w:t>Pddbo</w:t>
      </w:r>
      <w:r w:rsidRPr="00553DA7">
        <w:rPr>
          <w:color w:val="000000"/>
        </w:rPr>
        <w:t>’s research group recovered an mtDNA fingerprint from the Feldholer Neanderthal skeleton uncovered in Germany..."</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"mtDNA fingerprint" là bằng chứng sinh học, "Germany" thuộc Châu Âu.</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C</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6: a supporter of the idea that Australia’s megafauna was extinct due to the hunting by the ancient human beings.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"supporter", "megafauna extinct", "hunting", "ancient human beings".</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G, câu đầu tiên: "Dr</w:t>
      </w:r>
      <w:r w:rsidRPr="00553DA7">
        <w:rPr>
          <w:rStyle w:val="apple-converted-space"/>
          <w:rFonts w:eastAsiaTheme="majorEastAsia"/>
          <w:color w:val="000000"/>
        </w:rPr>
        <w:t> </w:t>
      </w:r>
      <w:r w:rsidRPr="00553DA7">
        <w:rPr>
          <w:rStyle w:val="Strong"/>
          <w:rFonts w:eastAsiaTheme="majorEastAsia"/>
          <w:color w:val="000000"/>
        </w:rPr>
        <w:t>Tim Flannery</w:t>
      </w:r>
      <w:r w:rsidRPr="00553DA7">
        <w:rPr>
          <w:color w:val="000000"/>
        </w:rPr>
        <w:t>, a proponent of the controversial theory that Australia’s megafauna were wiped out... in a 'blitzkrieg' of hunting..."</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"Proponent" đồng nghĩa với "supporter". Lý thuyết "blitzkrieg of hunting" tương ứng với việc săn bắn dẫn đến tuyệt chủng.</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D</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7: Instead of keep arguing a single source origin, multi-regional explanation has been raised.</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"single source origin", "multi-regional explanation".</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lastRenderedPageBreak/>
        <w:t>Định vị:</w:t>
      </w:r>
      <w:r w:rsidRPr="00553DA7">
        <w:rPr>
          <w:rStyle w:val="apple-converted-space"/>
          <w:rFonts w:eastAsiaTheme="majorEastAsia"/>
          <w:color w:val="000000"/>
        </w:rPr>
        <w:t> </w:t>
      </w:r>
      <w:r w:rsidRPr="00553DA7">
        <w:rPr>
          <w:color w:val="000000"/>
        </w:rPr>
        <w:t>Đoạn C: "Dr</w:t>
      </w:r>
      <w:r w:rsidRPr="00553DA7">
        <w:rPr>
          <w:rStyle w:val="apple-converted-space"/>
          <w:rFonts w:eastAsiaTheme="majorEastAsia"/>
          <w:color w:val="000000"/>
        </w:rPr>
        <w:t> </w:t>
      </w:r>
      <w:r w:rsidRPr="00553DA7">
        <w:rPr>
          <w:rStyle w:val="Strong"/>
          <w:rFonts w:eastAsiaTheme="majorEastAsia"/>
          <w:color w:val="000000"/>
        </w:rPr>
        <w:t>Alan Thorne</w:t>
      </w:r>
      <w:r w:rsidRPr="00553DA7">
        <w:rPr>
          <w:rStyle w:val="apple-converted-space"/>
          <w:rFonts w:eastAsiaTheme="majorEastAsia"/>
          <w:color w:val="000000"/>
        </w:rPr>
        <w:t> </w:t>
      </w:r>
      <w:r w:rsidRPr="00553DA7">
        <w:rPr>
          <w:color w:val="000000"/>
        </w:rPr>
        <w:t>supports the multi-regional explanation..."</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Alan Thorne ủng hộ thuyết đa vùng thay vì nguồn gốc đơn lẻ (Out of Africa).</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B</w:t>
      </w:r>
    </w:p>
    <w:p w:rsidR="00553DA7" w:rsidRPr="00553DA7" w:rsidRDefault="00553DA7" w:rsidP="00553DA7">
      <w:pPr>
        <w:pStyle w:val="NormalWeb"/>
        <w:numPr>
          <w:ilvl w:val="0"/>
          <w:numId w:val="191"/>
        </w:numPr>
        <w:spacing w:before="0" w:beforeAutospacing="0" w:after="0" w:afterAutospacing="0" w:line="360" w:lineRule="auto"/>
        <w:contextualSpacing/>
        <w:jc w:val="both"/>
        <w:rPr>
          <w:color w:val="000000"/>
        </w:rPr>
      </w:pPr>
      <w:r w:rsidRPr="00553DA7">
        <w:rPr>
          <w:rStyle w:val="Strong"/>
          <w:rFonts w:eastAsiaTheme="majorEastAsia"/>
          <w:color w:val="000000"/>
        </w:rPr>
        <w:t>Câu 8: Climate change rather than prehistoric human activities resulted in megafauna’s extinction.</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"Climate change", "prehistoric human activities", "megafauna’s extinction".</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Định vị:</w:t>
      </w:r>
      <w:r w:rsidRPr="00553DA7">
        <w:rPr>
          <w:rStyle w:val="apple-converted-space"/>
          <w:rFonts w:eastAsiaTheme="majorEastAsia"/>
          <w:color w:val="000000"/>
        </w:rPr>
        <w:t> </w:t>
      </w:r>
      <w:r w:rsidRPr="00553DA7">
        <w:rPr>
          <w:color w:val="000000"/>
        </w:rPr>
        <w:t>Đoạn H: "</w:t>
      </w:r>
      <w:r w:rsidRPr="00553DA7">
        <w:rPr>
          <w:rStyle w:val="Strong"/>
          <w:rFonts w:eastAsiaTheme="majorEastAsia"/>
          <w:color w:val="000000"/>
        </w:rPr>
        <w:t>Bowler</w:t>
      </w:r>
      <w:r w:rsidRPr="00553DA7">
        <w:rPr>
          <w:color w:val="000000"/>
        </w:rPr>
        <w:t>... argues that climate change at 40,000 years ago... could have played a role in the megafauna’s demise."</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Bowler cho rằng biến đổi khí hậu là nguyên nhân chính, phản bác lại lý thuyết săn bắn của con người.</w:t>
      </w:r>
    </w:p>
    <w:p w:rsidR="00553DA7" w:rsidRPr="00553DA7" w:rsidRDefault="00553DA7" w:rsidP="00553DA7">
      <w:pPr>
        <w:numPr>
          <w:ilvl w:val="1"/>
          <w:numId w:val="191"/>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A</w:t>
      </w:r>
    </w:p>
    <w:p w:rsidR="00553DA7" w:rsidRPr="00553DA7" w:rsidRDefault="00445C0F" w:rsidP="00553DA7">
      <w:pPr>
        <w:spacing w:line="360" w:lineRule="auto"/>
        <w:contextualSpacing/>
        <w:jc w:val="both"/>
      </w:pPr>
      <w:r>
        <w:rPr>
          <w:noProof/>
        </w:rPr>
        <w:pict>
          <v:rect id="_x0000_i1025" alt="" style="width:468pt;height:.05pt;mso-width-percent:0;mso-height-percent:0;mso-width-percent:0;mso-height-percent:0" o:hralign="center" o:hrstd="t" o:hr="t" fillcolor="#a0a0a0" stroked="f"/>
        </w:pict>
      </w:r>
    </w:p>
    <w:p w:rsidR="00553DA7" w:rsidRPr="00553DA7" w:rsidRDefault="00553DA7" w:rsidP="00553DA7">
      <w:pPr>
        <w:pStyle w:val="Heading3"/>
        <w:spacing w:before="0" w:after="0" w:line="360" w:lineRule="auto"/>
        <w:contextualSpacing/>
        <w:jc w:val="both"/>
        <w:rPr>
          <w:rFonts w:ascii="Times New Roman" w:hAnsi="Times New Roman" w:cs="Times New Roman"/>
          <w:b/>
          <w:bCs/>
          <w:color w:val="000000"/>
          <w:sz w:val="24"/>
          <w:szCs w:val="24"/>
        </w:rPr>
      </w:pPr>
      <w:r w:rsidRPr="00553DA7">
        <w:rPr>
          <w:rFonts w:ascii="Times New Roman" w:hAnsi="Times New Roman" w:cs="Times New Roman"/>
          <w:b/>
          <w:bCs/>
          <w:color w:val="000000"/>
          <w:sz w:val="24"/>
          <w:szCs w:val="24"/>
        </w:rPr>
        <w:t>Phần II: Câu hỏi 9-14 (True/False/Not Given)</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t>Mục tiêu:</w:t>
      </w:r>
      <w:r w:rsidRPr="00553DA7">
        <w:rPr>
          <w:rStyle w:val="apple-converted-space"/>
          <w:rFonts w:eastAsiaTheme="majorEastAsia"/>
          <w:color w:val="000000"/>
        </w:rPr>
        <w:t> </w:t>
      </w:r>
      <w:r w:rsidRPr="00553DA7">
        <w:rPr>
          <w:color w:val="000000"/>
        </w:rPr>
        <w:t>Xác định độ chính xác của thông tin dựa trên bài đọc.</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t>1. Chiến lược tiếp cận</w:t>
      </w:r>
    </w:p>
    <w:p w:rsidR="00553DA7" w:rsidRPr="00553DA7" w:rsidRDefault="00553DA7" w:rsidP="00553DA7">
      <w:pPr>
        <w:numPr>
          <w:ilvl w:val="0"/>
          <w:numId w:val="192"/>
        </w:numPr>
        <w:spacing w:line="360" w:lineRule="auto"/>
        <w:contextualSpacing/>
        <w:jc w:val="both"/>
        <w:rPr>
          <w:color w:val="000000"/>
        </w:rPr>
      </w:pPr>
      <w:r w:rsidRPr="00553DA7">
        <w:rPr>
          <w:rStyle w:val="Strong"/>
          <w:rFonts w:eastAsiaTheme="majorEastAsia"/>
          <w:color w:val="000000"/>
        </w:rPr>
        <w:t>Bước 1:</w:t>
      </w:r>
      <w:r w:rsidRPr="00553DA7">
        <w:rPr>
          <w:rStyle w:val="apple-converted-space"/>
          <w:rFonts w:eastAsiaTheme="majorEastAsia"/>
          <w:color w:val="000000"/>
        </w:rPr>
        <w:t> </w:t>
      </w:r>
      <w:r w:rsidRPr="00553DA7">
        <w:rPr>
          <w:color w:val="000000"/>
        </w:rPr>
        <w:t>Phân tích câu hỏi để tìm từ khóa định vị (keywords).</w:t>
      </w:r>
    </w:p>
    <w:p w:rsidR="00553DA7" w:rsidRPr="00553DA7" w:rsidRDefault="00553DA7" w:rsidP="00553DA7">
      <w:pPr>
        <w:numPr>
          <w:ilvl w:val="0"/>
          <w:numId w:val="192"/>
        </w:numPr>
        <w:spacing w:line="360" w:lineRule="auto"/>
        <w:contextualSpacing/>
        <w:jc w:val="both"/>
        <w:rPr>
          <w:color w:val="000000"/>
        </w:rPr>
      </w:pPr>
      <w:r w:rsidRPr="00553DA7">
        <w:rPr>
          <w:rStyle w:val="Strong"/>
          <w:rFonts w:eastAsiaTheme="majorEastAsia"/>
          <w:color w:val="000000"/>
        </w:rPr>
        <w:t>Bước 2:</w:t>
      </w:r>
      <w:r w:rsidRPr="00553DA7">
        <w:rPr>
          <w:rStyle w:val="apple-converted-space"/>
          <w:rFonts w:eastAsiaTheme="majorEastAsia"/>
          <w:color w:val="000000"/>
        </w:rPr>
        <w:t> </w:t>
      </w:r>
      <w:r w:rsidRPr="00553DA7">
        <w:rPr>
          <w:color w:val="000000"/>
        </w:rPr>
        <w:t>Tìm đoạn văn chứa từ khóa.</w:t>
      </w:r>
    </w:p>
    <w:p w:rsidR="00553DA7" w:rsidRPr="00553DA7" w:rsidRDefault="00553DA7" w:rsidP="00553DA7">
      <w:pPr>
        <w:numPr>
          <w:ilvl w:val="0"/>
          <w:numId w:val="192"/>
        </w:numPr>
        <w:spacing w:line="360" w:lineRule="auto"/>
        <w:contextualSpacing/>
        <w:jc w:val="both"/>
        <w:rPr>
          <w:color w:val="000000"/>
        </w:rPr>
      </w:pPr>
      <w:r w:rsidRPr="00553DA7">
        <w:rPr>
          <w:rStyle w:val="Strong"/>
          <w:rFonts w:eastAsiaTheme="majorEastAsia"/>
          <w:color w:val="000000"/>
        </w:rPr>
        <w:t>Bước 3:</w:t>
      </w:r>
      <w:r w:rsidRPr="00553DA7">
        <w:rPr>
          <w:rStyle w:val="apple-converted-space"/>
          <w:rFonts w:eastAsiaTheme="majorEastAsia"/>
          <w:color w:val="000000"/>
        </w:rPr>
        <w:t> </w:t>
      </w:r>
      <w:r w:rsidRPr="00553DA7">
        <w:rPr>
          <w:color w:val="000000"/>
        </w:rPr>
        <w:t>So sánh ý nghĩa giữa câu hỏi và bài đọc.</w:t>
      </w:r>
    </w:p>
    <w:p w:rsidR="00553DA7" w:rsidRPr="00553DA7" w:rsidRDefault="00553DA7" w:rsidP="00553DA7">
      <w:pPr>
        <w:pStyle w:val="NormalWeb"/>
        <w:spacing w:before="0" w:beforeAutospacing="0" w:after="0" w:afterAutospacing="0" w:line="360" w:lineRule="auto"/>
        <w:contextualSpacing/>
        <w:jc w:val="both"/>
        <w:rPr>
          <w:color w:val="000000"/>
        </w:rPr>
      </w:pPr>
      <w:r w:rsidRPr="00553DA7">
        <w:rPr>
          <w:rStyle w:val="Strong"/>
          <w:rFonts w:eastAsiaTheme="majorEastAsia"/>
          <w:color w:val="000000"/>
        </w:rPr>
        <w:t>2. Phân tích chi tiết từng câu hỏi</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9: The Lake Mungo remains offer the archeologists the evidence of graphic illustration of human activities around.</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"Lake Mungo remains", "evidence", "graphic illustration", "human activities".</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Đoạn A mô tả chi tiết cuộc đời Mungo Man dựa trên hóa thạch: "lost his two lower canine teeth", "stripping the long leaves... to make twine", "used a woomera to throw spears".</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Các chi tiết cụ thể này chính là minh họa sinh động (graphic illustration) cho các hoạt động của con người thời đó.</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Thông tin trùng khớp.</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lastRenderedPageBreak/>
        <w:t>Đáp án:</w:t>
      </w:r>
      <w:r w:rsidRPr="00553DA7">
        <w:rPr>
          <w:rStyle w:val="apple-converted-space"/>
          <w:rFonts w:eastAsiaTheme="majorEastAsia"/>
          <w:color w:val="000000"/>
        </w:rPr>
        <w:t> </w:t>
      </w:r>
      <w:r w:rsidRPr="00553DA7">
        <w:rPr>
          <w:color w:val="000000"/>
        </w:rPr>
        <w:t>TRUE</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10: In Lake Mungo remains, weapons were found used by the Mungo.</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"weapons", "found", "used by Mungo".</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Đoạn A có nhắc đến "woomera to throw spears" (dụng cụ phóng lao), nhưng là do suy luận từ vết thương trên xương khuỷu tay ("wear and tear are typical of people who have used a woomera").</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Bài đọc không hề nói rằng vũ khí thực sự được tìm thấy (found) tại hiện trường, chỉ có xương người được tìm thấy.</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Không có thông tin về việc tìm thấy vũ khí.</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NOT GIVEN</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11: Mungo Man is one of the oldest known archeological evidence in the world of cultural sophistication such as a burying ritual.</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"Mungo Man", "oldest known archeological evidence", "cultural sophistication", "burying ritual".</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Cuối đoạn A: "Mungo Man is the oldest known example in the world of such a ritual." Đoạn D: "earliest evidence on Earth of cultural sophistication".</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Thông tin hoàn toàn trùng khớp.</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Thông tin đúng.</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TRUE</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12: Mungo Man and woman’s skeletons were uncovered in the same year.</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"Mungo Man and woman’s skeletons", "uncovered", "same year".</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Đoạn B cho biết Mungo Lady được tìm thấy năm</w:t>
      </w:r>
      <w:r w:rsidRPr="00553DA7">
        <w:rPr>
          <w:rStyle w:val="apple-converted-space"/>
          <w:rFonts w:eastAsiaTheme="majorEastAsia"/>
          <w:color w:val="000000"/>
        </w:rPr>
        <w:t> </w:t>
      </w:r>
      <w:r w:rsidRPr="00553DA7">
        <w:rPr>
          <w:rStyle w:val="Strong"/>
          <w:rFonts w:eastAsiaTheme="majorEastAsia"/>
          <w:color w:val="000000"/>
        </w:rPr>
        <w:t>1969</w:t>
      </w:r>
      <w:r w:rsidRPr="00553DA7">
        <w:rPr>
          <w:color w:val="000000"/>
        </w:rPr>
        <w:t>, còn Mungo Man được tìm thấy năm</w:t>
      </w:r>
      <w:r w:rsidRPr="00553DA7">
        <w:rPr>
          <w:rStyle w:val="apple-converted-space"/>
          <w:rFonts w:eastAsiaTheme="majorEastAsia"/>
          <w:color w:val="000000"/>
        </w:rPr>
        <w:t> </w:t>
      </w:r>
      <w:r w:rsidRPr="00553DA7">
        <w:rPr>
          <w:rStyle w:val="Strong"/>
          <w:rFonts w:eastAsiaTheme="majorEastAsia"/>
          <w:color w:val="000000"/>
        </w:rPr>
        <w:t>1974</w:t>
      </w:r>
      <w:r w:rsidRPr="00553DA7">
        <w:rPr>
          <w:color w:val="000000"/>
        </w:rPr>
        <w:t>.</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Hai mốc thời gian khác nhau (1969 so với 1974).</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Thông tin sai lệch.</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FALSE</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13: There is controversy among scientists about the origin of the oldest Homo sapiens.</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"controversy", "scientists", "origin of oldest Homo sapiens".</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Đoạn C nhắc đến "rivalry" (sự cạnh tranh/tranh cãi) và sự đối lập giữa thuyết "Out of Africa" và "multi-regional explanation".</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lastRenderedPageBreak/>
        <w:t>Đối chiếu:</w:t>
      </w:r>
      <w:r w:rsidRPr="00553DA7">
        <w:rPr>
          <w:rStyle w:val="apple-converted-space"/>
          <w:rFonts w:eastAsiaTheme="majorEastAsia"/>
          <w:color w:val="000000"/>
        </w:rPr>
        <w:t> </w:t>
      </w:r>
      <w:r w:rsidRPr="00553DA7">
        <w:rPr>
          <w:color w:val="000000"/>
        </w:rPr>
        <w:t>Sự cạnh tranh giữa các lý thuyết về nguồn gốc con người chính là sự tranh cãi (controversy).</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Thông tin trùng khớp.</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TRUE</w:t>
      </w:r>
    </w:p>
    <w:p w:rsidR="00553DA7" w:rsidRPr="00553DA7" w:rsidRDefault="00553DA7" w:rsidP="00553DA7">
      <w:pPr>
        <w:pStyle w:val="NormalWeb"/>
        <w:numPr>
          <w:ilvl w:val="0"/>
          <w:numId w:val="193"/>
        </w:numPr>
        <w:spacing w:before="0" w:beforeAutospacing="0" w:after="0" w:afterAutospacing="0" w:line="360" w:lineRule="auto"/>
        <w:contextualSpacing/>
        <w:jc w:val="both"/>
        <w:rPr>
          <w:color w:val="000000"/>
        </w:rPr>
      </w:pPr>
      <w:r w:rsidRPr="00553DA7">
        <w:rPr>
          <w:rStyle w:val="Strong"/>
          <w:rFonts w:eastAsiaTheme="majorEastAsia"/>
          <w:color w:val="000000"/>
        </w:rPr>
        <w:t>Câu 14: Out of Africa supporters have criticised Australian professors for using an outmoded research method.</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Từ khóa:</w:t>
      </w:r>
      <w:r w:rsidRPr="00553DA7">
        <w:rPr>
          <w:rStyle w:val="apple-converted-space"/>
          <w:rFonts w:eastAsiaTheme="majorEastAsia"/>
          <w:color w:val="000000"/>
        </w:rPr>
        <w:t> </w:t>
      </w:r>
      <w:r w:rsidRPr="00553DA7">
        <w:rPr>
          <w:color w:val="000000"/>
        </w:rPr>
        <w:t>"Out of Africa supporters", "criticised", "Australian professors", "outmoded research method".</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Phân tích:</w:t>
      </w:r>
      <w:r w:rsidRPr="00553DA7">
        <w:rPr>
          <w:rStyle w:val="apple-converted-space"/>
          <w:rFonts w:eastAsiaTheme="majorEastAsia"/>
          <w:color w:val="000000"/>
        </w:rPr>
        <w:t> </w:t>
      </w:r>
      <w:r w:rsidRPr="00553DA7">
        <w:rPr>
          <w:color w:val="000000"/>
        </w:rPr>
        <w:t>Đoạn D nói Chris Stringer (người ủng hộ Out of Africa) muốn thấy nghiên cứu được lặp lại và nghi ngờ kết quả DNA. Tuy nhiên, ông không chỉ trích phương pháp nghiên cứu là "outmoded" (lỗi thời).</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Đối chiếu:</w:t>
      </w:r>
      <w:r w:rsidRPr="00553DA7">
        <w:rPr>
          <w:rStyle w:val="apple-converted-space"/>
          <w:rFonts w:eastAsiaTheme="majorEastAsia"/>
          <w:color w:val="000000"/>
        </w:rPr>
        <w:t> </w:t>
      </w:r>
      <w:r w:rsidRPr="00553DA7">
        <w:rPr>
          <w:color w:val="000000"/>
        </w:rPr>
        <w:t>Bài đọc có nhắc đến việc Bowler chỉ trích việc định tuổi xương là "unreliable" (không đáng tin), nhưng không có thông tin về việc nhóm Out of Africa chê phương pháp của Úc là lỗi thời.</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Kết luận:</w:t>
      </w:r>
      <w:r w:rsidRPr="00553DA7">
        <w:rPr>
          <w:rStyle w:val="apple-converted-space"/>
          <w:rFonts w:eastAsiaTheme="majorEastAsia"/>
          <w:color w:val="000000"/>
        </w:rPr>
        <w:t> </w:t>
      </w:r>
      <w:r w:rsidRPr="00553DA7">
        <w:rPr>
          <w:color w:val="000000"/>
        </w:rPr>
        <w:t>Không tìm thấy thông tin này.</w:t>
      </w:r>
    </w:p>
    <w:p w:rsidR="00553DA7" w:rsidRPr="00553DA7" w:rsidRDefault="00553DA7" w:rsidP="00553DA7">
      <w:pPr>
        <w:numPr>
          <w:ilvl w:val="1"/>
          <w:numId w:val="193"/>
        </w:numPr>
        <w:spacing w:line="360" w:lineRule="auto"/>
        <w:contextualSpacing/>
        <w:jc w:val="both"/>
        <w:rPr>
          <w:color w:val="000000"/>
        </w:rPr>
      </w:pPr>
      <w:r w:rsidRPr="00553DA7">
        <w:rPr>
          <w:rStyle w:val="Strong"/>
          <w:rFonts w:eastAsiaTheme="majorEastAsia"/>
          <w:color w:val="000000"/>
        </w:rPr>
        <w:t>Đáp án:</w:t>
      </w:r>
      <w:r w:rsidRPr="00553DA7">
        <w:rPr>
          <w:rStyle w:val="apple-converted-space"/>
          <w:rFonts w:eastAsiaTheme="majorEastAsia"/>
          <w:color w:val="000000"/>
        </w:rPr>
        <w:t> </w:t>
      </w:r>
      <w:r w:rsidRPr="00553DA7">
        <w:rPr>
          <w:color w:val="000000"/>
        </w:rPr>
        <w:t>NOT GIVEN</w:t>
      </w:r>
    </w:p>
    <w:p w:rsidR="00553DA7" w:rsidRPr="00906358" w:rsidRDefault="00553DA7" w:rsidP="006C66DD">
      <w:pPr>
        <w:spacing w:line="360" w:lineRule="auto"/>
        <w:contextualSpacing/>
        <w:jc w:val="both"/>
        <w:rPr>
          <w:lang w:val="en-US"/>
        </w:rPr>
      </w:pPr>
    </w:p>
    <w:p w:rsidR="006C66DD" w:rsidRDefault="006C66DD" w:rsidP="006C66DD">
      <w:pPr>
        <w:spacing w:line="360" w:lineRule="auto"/>
        <w:contextualSpacing/>
        <w:jc w:val="both"/>
      </w:pPr>
    </w:p>
    <w:p w:rsidR="00EC1F9B" w:rsidRDefault="00EC1F9B"/>
    <w:sectPr w:rsidR="00EC1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5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CA7CCF"/>
    <w:multiLevelType w:val="multilevel"/>
    <w:tmpl w:val="D91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1415"/>
    <w:multiLevelType w:val="multilevel"/>
    <w:tmpl w:val="1A8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758A"/>
    <w:multiLevelType w:val="multilevel"/>
    <w:tmpl w:val="1C8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4D10"/>
    <w:multiLevelType w:val="multilevel"/>
    <w:tmpl w:val="67B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1742B"/>
    <w:multiLevelType w:val="multilevel"/>
    <w:tmpl w:val="B412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172C"/>
    <w:multiLevelType w:val="multilevel"/>
    <w:tmpl w:val="68D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3132C"/>
    <w:multiLevelType w:val="multilevel"/>
    <w:tmpl w:val="655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F43D7"/>
    <w:multiLevelType w:val="multilevel"/>
    <w:tmpl w:val="B0B2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413CC"/>
    <w:multiLevelType w:val="multilevel"/>
    <w:tmpl w:val="368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406ED"/>
    <w:multiLevelType w:val="multilevel"/>
    <w:tmpl w:val="ADF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D524E"/>
    <w:multiLevelType w:val="multilevel"/>
    <w:tmpl w:val="798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13FC3"/>
    <w:multiLevelType w:val="multilevel"/>
    <w:tmpl w:val="B3007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F3D34"/>
    <w:multiLevelType w:val="multilevel"/>
    <w:tmpl w:val="7EF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26E02"/>
    <w:multiLevelType w:val="multilevel"/>
    <w:tmpl w:val="208A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768FB"/>
    <w:multiLevelType w:val="multilevel"/>
    <w:tmpl w:val="8A2C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875F7"/>
    <w:multiLevelType w:val="multilevel"/>
    <w:tmpl w:val="8A4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37AB5"/>
    <w:multiLevelType w:val="multilevel"/>
    <w:tmpl w:val="95C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C6553"/>
    <w:multiLevelType w:val="multilevel"/>
    <w:tmpl w:val="F7A6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23A5F"/>
    <w:multiLevelType w:val="multilevel"/>
    <w:tmpl w:val="2A40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639CA"/>
    <w:multiLevelType w:val="multilevel"/>
    <w:tmpl w:val="86F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E7D43"/>
    <w:multiLevelType w:val="multilevel"/>
    <w:tmpl w:val="72DCE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B0745"/>
    <w:multiLevelType w:val="multilevel"/>
    <w:tmpl w:val="3558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CF19C2"/>
    <w:multiLevelType w:val="multilevel"/>
    <w:tmpl w:val="C7F4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E5353"/>
    <w:multiLevelType w:val="hybridMultilevel"/>
    <w:tmpl w:val="9EC474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820FC4"/>
    <w:multiLevelType w:val="multilevel"/>
    <w:tmpl w:val="13D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61DB3"/>
    <w:multiLevelType w:val="multilevel"/>
    <w:tmpl w:val="0CA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D0A30"/>
    <w:multiLevelType w:val="multilevel"/>
    <w:tmpl w:val="07E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F2FFD"/>
    <w:multiLevelType w:val="multilevel"/>
    <w:tmpl w:val="898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05361"/>
    <w:multiLevelType w:val="multilevel"/>
    <w:tmpl w:val="FEFA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33420B"/>
    <w:multiLevelType w:val="multilevel"/>
    <w:tmpl w:val="C81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2547F"/>
    <w:multiLevelType w:val="multilevel"/>
    <w:tmpl w:val="BDF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1610A"/>
    <w:multiLevelType w:val="multilevel"/>
    <w:tmpl w:val="2E3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17404"/>
    <w:multiLevelType w:val="multilevel"/>
    <w:tmpl w:val="FF4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5B3964"/>
    <w:multiLevelType w:val="multilevel"/>
    <w:tmpl w:val="FB7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736A45"/>
    <w:multiLevelType w:val="multilevel"/>
    <w:tmpl w:val="565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22E1C"/>
    <w:multiLevelType w:val="multilevel"/>
    <w:tmpl w:val="2AE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62038"/>
    <w:multiLevelType w:val="multilevel"/>
    <w:tmpl w:val="6B8C4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7388A"/>
    <w:multiLevelType w:val="multilevel"/>
    <w:tmpl w:val="94B2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691367"/>
    <w:multiLevelType w:val="multilevel"/>
    <w:tmpl w:val="2E5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83EFF"/>
    <w:multiLevelType w:val="multilevel"/>
    <w:tmpl w:val="17D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96C55"/>
    <w:multiLevelType w:val="multilevel"/>
    <w:tmpl w:val="B0B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571F6"/>
    <w:multiLevelType w:val="multilevel"/>
    <w:tmpl w:val="6DF8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AF3857"/>
    <w:multiLevelType w:val="multilevel"/>
    <w:tmpl w:val="2CA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93966"/>
    <w:multiLevelType w:val="multilevel"/>
    <w:tmpl w:val="6B8A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3D44D3"/>
    <w:multiLevelType w:val="multilevel"/>
    <w:tmpl w:val="4E9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59109D"/>
    <w:multiLevelType w:val="multilevel"/>
    <w:tmpl w:val="31D64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C6BA5"/>
    <w:multiLevelType w:val="multilevel"/>
    <w:tmpl w:val="B3F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E67BB"/>
    <w:multiLevelType w:val="multilevel"/>
    <w:tmpl w:val="66F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52EFA"/>
    <w:multiLevelType w:val="multilevel"/>
    <w:tmpl w:val="BA2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70327D"/>
    <w:multiLevelType w:val="multilevel"/>
    <w:tmpl w:val="39F0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C7F5D"/>
    <w:multiLevelType w:val="multilevel"/>
    <w:tmpl w:val="E592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ED0735"/>
    <w:multiLevelType w:val="multilevel"/>
    <w:tmpl w:val="41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E1B6D"/>
    <w:multiLevelType w:val="multilevel"/>
    <w:tmpl w:val="970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0E3FD6"/>
    <w:multiLevelType w:val="multilevel"/>
    <w:tmpl w:val="7A1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34C69"/>
    <w:multiLevelType w:val="multilevel"/>
    <w:tmpl w:val="52C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8343F4"/>
    <w:multiLevelType w:val="multilevel"/>
    <w:tmpl w:val="33E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C7D4A"/>
    <w:multiLevelType w:val="multilevel"/>
    <w:tmpl w:val="97D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413C2"/>
    <w:multiLevelType w:val="multilevel"/>
    <w:tmpl w:val="63C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B621D2"/>
    <w:multiLevelType w:val="hybridMultilevel"/>
    <w:tmpl w:val="6220B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3A4C24"/>
    <w:multiLevelType w:val="multilevel"/>
    <w:tmpl w:val="AD3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672027"/>
    <w:multiLevelType w:val="multilevel"/>
    <w:tmpl w:val="480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685104"/>
    <w:multiLevelType w:val="multilevel"/>
    <w:tmpl w:val="AA1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DB075A"/>
    <w:multiLevelType w:val="multilevel"/>
    <w:tmpl w:val="B376473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31217F6A"/>
    <w:multiLevelType w:val="multilevel"/>
    <w:tmpl w:val="9AE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E356F"/>
    <w:multiLevelType w:val="multilevel"/>
    <w:tmpl w:val="489A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B17E7D"/>
    <w:multiLevelType w:val="multilevel"/>
    <w:tmpl w:val="BD4A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D4354C"/>
    <w:multiLevelType w:val="multilevel"/>
    <w:tmpl w:val="C34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435FC0"/>
    <w:multiLevelType w:val="multilevel"/>
    <w:tmpl w:val="0B6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865030"/>
    <w:multiLevelType w:val="multilevel"/>
    <w:tmpl w:val="279A8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457C16"/>
    <w:multiLevelType w:val="multilevel"/>
    <w:tmpl w:val="322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7068C9"/>
    <w:multiLevelType w:val="multilevel"/>
    <w:tmpl w:val="731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920F20"/>
    <w:multiLevelType w:val="multilevel"/>
    <w:tmpl w:val="D4D8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B17E1A"/>
    <w:multiLevelType w:val="multilevel"/>
    <w:tmpl w:val="1694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DC7F19"/>
    <w:multiLevelType w:val="multilevel"/>
    <w:tmpl w:val="4DA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C01A2"/>
    <w:multiLevelType w:val="multilevel"/>
    <w:tmpl w:val="9DC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B5022D"/>
    <w:multiLevelType w:val="multilevel"/>
    <w:tmpl w:val="5F0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516026"/>
    <w:multiLevelType w:val="multilevel"/>
    <w:tmpl w:val="97B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D553C"/>
    <w:multiLevelType w:val="multilevel"/>
    <w:tmpl w:val="58D0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BD78BD"/>
    <w:multiLevelType w:val="multilevel"/>
    <w:tmpl w:val="9FE2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3A21B0"/>
    <w:multiLevelType w:val="multilevel"/>
    <w:tmpl w:val="349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87F02"/>
    <w:multiLevelType w:val="multilevel"/>
    <w:tmpl w:val="A78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0152F"/>
    <w:multiLevelType w:val="multilevel"/>
    <w:tmpl w:val="D6BC7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F237A9"/>
    <w:multiLevelType w:val="multilevel"/>
    <w:tmpl w:val="0E1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6902D7"/>
    <w:multiLevelType w:val="multilevel"/>
    <w:tmpl w:val="5BD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DA7617"/>
    <w:multiLevelType w:val="multilevel"/>
    <w:tmpl w:val="517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C6179"/>
    <w:multiLevelType w:val="multilevel"/>
    <w:tmpl w:val="561AA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F24C6E"/>
    <w:multiLevelType w:val="multilevel"/>
    <w:tmpl w:val="C58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BF7916"/>
    <w:multiLevelType w:val="multilevel"/>
    <w:tmpl w:val="250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2A123A"/>
    <w:multiLevelType w:val="multilevel"/>
    <w:tmpl w:val="DD76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F03E80"/>
    <w:multiLevelType w:val="multilevel"/>
    <w:tmpl w:val="EAB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003150"/>
    <w:multiLevelType w:val="multilevel"/>
    <w:tmpl w:val="1FA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4C7C42"/>
    <w:multiLevelType w:val="multilevel"/>
    <w:tmpl w:val="9B4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D73DA"/>
    <w:multiLevelType w:val="multilevel"/>
    <w:tmpl w:val="8D0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3F70F4"/>
    <w:multiLevelType w:val="hybridMultilevel"/>
    <w:tmpl w:val="DC600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09D777B"/>
    <w:multiLevelType w:val="hybridMultilevel"/>
    <w:tmpl w:val="3EE43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0F95131"/>
    <w:multiLevelType w:val="multilevel"/>
    <w:tmpl w:val="2FB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883622"/>
    <w:multiLevelType w:val="multilevel"/>
    <w:tmpl w:val="CBA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C27BA9"/>
    <w:multiLevelType w:val="multilevel"/>
    <w:tmpl w:val="97E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353491"/>
    <w:multiLevelType w:val="multilevel"/>
    <w:tmpl w:val="DCA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427BAF"/>
    <w:multiLevelType w:val="multilevel"/>
    <w:tmpl w:val="5A0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7D52CD"/>
    <w:multiLevelType w:val="multilevel"/>
    <w:tmpl w:val="9C74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862CAA"/>
    <w:multiLevelType w:val="multilevel"/>
    <w:tmpl w:val="7F1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931C64"/>
    <w:multiLevelType w:val="multilevel"/>
    <w:tmpl w:val="D3F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E53806"/>
    <w:multiLevelType w:val="multilevel"/>
    <w:tmpl w:val="F3D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7D7F1C"/>
    <w:multiLevelType w:val="multilevel"/>
    <w:tmpl w:val="5B9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9E52C9"/>
    <w:multiLevelType w:val="multilevel"/>
    <w:tmpl w:val="7D4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0A00E3"/>
    <w:multiLevelType w:val="multilevel"/>
    <w:tmpl w:val="5EEE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3627D8"/>
    <w:multiLevelType w:val="multilevel"/>
    <w:tmpl w:val="A80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EB5142"/>
    <w:multiLevelType w:val="multilevel"/>
    <w:tmpl w:val="1FA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2E61A6"/>
    <w:multiLevelType w:val="multilevel"/>
    <w:tmpl w:val="EB8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392603"/>
    <w:multiLevelType w:val="multilevel"/>
    <w:tmpl w:val="0B6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B308C6"/>
    <w:multiLevelType w:val="multilevel"/>
    <w:tmpl w:val="8320E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E2C9C"/>
    <w:multiLevelType w:val="multilevel"/>
    <w:tmpl w:val="4F1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4346C"/>
    <w:multiLevelType w:val="hybridMultilevel"/>
    <w:tmpl w:val="EF423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EB199D"/>
    <w:multiLevelType w:val="multilevel"/>
    <w:tmpl w:val="B32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06182E"/>
    <w:multiLevelType w:val="multilevel"/>
    <w:tmpl w:val="949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DF31B0"/>
    <w:multiLevelType w:val="multilevel"/>
    <w:tmpl w:val="B6EA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1C45F1"/>
    <w:multiLevelType w:val="multilevel"/>
    <w:tmpl w:val="093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1D5E6C"/>
    <w:multiLevelType w:val="hybridMultilevel"/>
    <w:tmpl w:val="AD00887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FE95365"/>
    <w:multiLevelType w:val="multilevel"/>
    <w:tmpl w:val="158C0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0B7DDB"/>
    <w:multiLevelType w:val="multilevel"/>
    <w:tmpl w:val="115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97501A"/>
    <w:multiLevelType w:val="multilevel"/>
    <w:tmpl w:val="7548D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14210E"/>
    <w:multiLevelType w:val="multilevel"/>
    <w:tmpl w:val="907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2525E0"/>
    <w:multiLevelType w:val="hybridMultilevel"/>
    <w:tmpl w:val="3648C2C8"/>
    <w:lvl w:ilvl="0" w:tplc="101EBA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6013616"/>
    <w:multiLevelType w:val="hybridMultilevel"/>
    <w:tmpl w:val="34BC596C"/>
    <w:lvl w:ilvl="0" w:tplc="F20ECDB0">
      <w:start w:val="1"/>
      <w:numFmt w:val="bullet"/>
      <w:lvlText w:val=""/>
      <w:lvlJc w:val="left"/>
      <w:pPr>
        <w:tabs>
          <w:tab w:val="num" w:pos="720"/>
        </w:tabs>
        <w:ind w:left="720" w:hanging="360"/>
      </w:pPr>
      <w:rPr>
        <w:rFonts w:ascii="Symbol" w:hAnsi="Symbol" w:hint="default"/>
        <w:sz w:val="20"/>
      </w:rPr>
    </w:lvl>
    <w:lvl w:ilvl="1" w:tplc="59BAD15E">
      <w:start w:val="1"/>
      <w:numFmt w:val="decimal"/>
      <w:lvlText w:val="%2."/>
      <w:lvlJc w:val="left"/>
      <w:pPr>
        <w:tabs>
          <w:tab w:val="num" w:pos="1440"/>
        </w:tabs>
        <w:ind w:left="1440" w:hanging="360"/>
      </w:pPr>
    </w:lvl>
    <w:lvl w:ilvl="2" w:tplc="88D4D55C" w:tentative="1">
      <w:start w:val="1"/>
      <w:numFmt w:val="bullet"/>
      <w:lvlText w:val=""/>
      <w:lvlJc w:val="left"/>
      <w:pPr>
        <w:tabs>
          <w:tab w:val="num" w:pos="2160"/>
        </w:tabs>
        <w:ind w:left="2160" w:hanging="360"/>
      </w:pPr>
      <w:rPr>
        <w:rFonts w:ascii="Wingdings" w:hAnsi="Wingdings" w:hint="default"/>
        <w:sz w:val="20"/>
      </w:rPr>
    </w:lvl>
    <w:lvl w:ilvl="3" w:tplc="B16C0D82" w:tentative="1">
      <w:start w:val="1"/>
      <w:numFmt w:val="bullet"/>
      <w:lvlText w:val=""/>
      <w:lvlJc w:val="left"/>
      <w:pPr>
        <w:tabs>
          <w:tab w:val="num" w:pos="2880"/>
        </w:tabs>
        <w:ind w:left="2880" w:hanging="360"/>
      </w:pPr>
      <w:rPr>
        <w:rFonts w:ascii="Wingdings" w:hAnsi="Wingdings" w:hint="default"/>
        <w:sz w:val="20"/>
      </w:rPr>
    </w:lvl>
    <w:lvl w:ilvl="4" w:tplc="9AAEB10C" w:tentative="1">
      <w:start w:val="1"/>
      <w:numFmt w:val="bullet"/>
      <w:lvlText w:val=""/>
      <w:lvlJc w:val="left"/>
      <w:pPr>
        <w:tabs>
          <w:tab w:val="num" w:pos="3600"/>
        </w:tabs>
        <w:ind w:left="3600" w:hanging="360"/>
      </w:pPr>
      <w:rPr>
        <w:rFonts w:ascii="Wingdings" w:hAnsi="Wingdings" w:hint="default"/>
        <w:sz w:val="20"/>
      </w:rPr>
    </w:lvl>
    <w:lvl w:ilvl="5" w:tplc="B19AD2EE" w:tentative="1">
      <w:start w:val="1"/>
      <w:numFmt w:val="bullet"/>
      <w:lvlText w:val=""/>
      <w:lvlJc w:val="left"/>
      <w:pPr>
        <w:tabs>
          <w:tab w:val="num" w:pos="4320"/>
        </w:tabs>
        <w:ind w:left="4320" w:hanging="360"/>
      </w:pPr>
      <w:rPr>
        <w:rFonts w:ascii="Wingdings" w:hAnsi="Wingdings" w:hint="default"/>
        <w:sz w:val="20"/>
      </w:rPr>
    </w:lvl>
    <w:lvl w:ilvl="6" w:tplc="A26EDBA2" w:tentative="1">
      <w:start w:val="1"/>
      <w:numFmt w:val="bullet"/>
      <w:lvlText w:val=""/>
      <w:lvlJc w:val="left"/>
      <w:pPr>
        <w:tabs>
          <w:tab w:val="num" w:pos="5040"/>
        </w:tabs>
        <w:ind w:left="5040" w:hanging="360"/>
      </w:pPr>
      <w:rPr>
        <w:rFonts w:ascii="Wingdings" w:hAnsi="Wingdings" w:hint="default"/>
        <w:sz w:val="20"/>
      </w:rPr>
    </w:lvl>
    <w:lvl w:ilvl="7" w:tplc="4F362434" w:tentative="1">
      <w:start w:val="1"/>
      <w:numFmt w:val="bullet"/>
      <w:lvlText w:val=""/>
      <w:lvlJc w:val="left"/>
      <w:pPr>
        <w:tabs>
          <w:tab w:val="num" w:pos="5760"/>
        </w:tabs>
        <w:ind w:left="5760" w:hanging="360"/>
      </w:pPr>
      <w:rPr>
        <w:rFonts w:ascii="Wingdings" w:hAnsi="Wingdings" w:hint="default"/>
        <w:sz w:val="20"/>
      </w:rPr>
    </w:lvl>
    <w:lvl w:ilvl="8" w:tplc="39247C96"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6055CA"/>
    <w:multiLevelType w:val="multilevel"/>
    <w:tmpl w:val="DF3C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A35724"/>
    <w:multiLevelType w:val="multilevel"/>
    <w:tmpl w:val="748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AE6F7A"/>
    <w:multiLevelType w:val="multilevel"/>
    <w:tmpl w:val="D71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624CBA"/>
    <w:multiLevelType w:val="multilevel"/>
    <w:tmpl w:val="7D4C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C6523C"/>
    <w:multiLevelType w:val="multilevel"/>
    <w:tmpl w:val="015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8672D6"/>
    <w:multiLevelType w:val="multilevel"/>
    <w:tmpl w:val="A612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7A700D"/>
    <w:multiLevelType w:val="multilevel"/>
    <w:tmpl w:val="D69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9A2C5D"/>
    <w:multiLevelType w:val="multilevel"/>
    <w:tmpl w:val="4CD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EF7077"/>
    <w:multiLevelType w:val="multilevel"/>
    <w:tmpl w:val="B82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400EBC"/>
    <w:multiLevelType w:val="multilevel"/>
    <w:tmpl w:val="C79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506FE1"/>
    <w:multiLevelType w:val="multilevel"/>
    <w:tmpl w:val="B5D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377BC5"/>
    <w:multiLevelType w:val="multilevel"/>
    <w:tmpl w:val="22B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B026C2"/>
    <w:multiLevelType w:val="multilevel"/>
    <w:tmpl w:val="29B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474C08"/>
    <w:multiLevelType w:val="multilevel"/>
    <w:tmpl w:val="4972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135907"/>
    <w:multiLevelType w:val="multilevel"/>
    <w:tmpl w:val="6DB4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342441"/>
    <w:multiLevelType w:val="multilevel"/>
    <w:tmpl w:val="253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30"/>
    <w:multiLevelType w:val="multilevel"/>
    <w:tmpl w:val="C53E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6876E0"/>
    <w:multiLevelType w:val="multilevel"/>
    <w:tmpl w:val="8A5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937F00"/>
    <w:multiLevelType w:val="multilevel"/>
    <w:tmpl w:val="D4A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385DB1"/>
    <w:multiLevelType w:val="multilevel"/>
    <w:tmpl w:val="3AC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B526E1"/>
    <w:multiLevelType w:val="multilevel"/>
    <w:tmpl w:val="6F9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114F97"/>
    <w:multiLevelType w:val="multilevel"/>
    <w:tmpl w:val="0F6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405B0F"/>
    <w:multiLevelType w:val="multilevel"/>
    <w:tmpl w:val="2EB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5A2A45"/>
    <w:multiLevelType w:val="multilevel"/>
    <w:tmpl w:val="C632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70006F"/>
    <w:multiLevelType w:val="hybridMultilevel"/>
    <w:tmpl w:val="9490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9901984"/>
    <w:multiLevelType w:val="hybridMultilevel"/>
    <w:tmpl w:val="490EEB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9FC3A1B"/>
    <w:multiLevelType w:val="multilevel"/>
    <w:tmpl w:val="DFEA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211500"/>
    <w:multiLevelType w:val="multilevel"/>
    <w:tmpl w:val="8AC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246BBC"/>
    <w:multiLevelType w:val="hybridMultilevel"/>
    <w:tmpl w:val="0AAE10C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C5F505C"/>
    <w:multiLevelType w:val="multilevel"/>
    <w:tmpl w:val="4136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775BCA"/>
    <w:multiLevelType w:val="multilevel"/>
    <w:tmpl w:val="283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8E5DA6"/>
    <w:multiLevelType w:val="multilevel"/>
    <w:tmpl w:val="FF7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AF2ECB"/>
    <w:multiLevelType w:val="hybridMultilevel"/>
    <w:tmpl w:val="24204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F0F71A8"/>
    <w:multiLevelType w:val="multilevel"/>
    <w:tmpl w:val="149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FF550A"/>
    <w:multiLevelType w:val="multilevel"/>
    <w:tmpl w:val="640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216D9A"/>
    <w:multiLevelType w:val="multilevel"/>
    <w:tmpl w:val="1D0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2A5BB8"/>
    <w:multiLevelType w:val="multilevel"/>
    <w:tmpl w:val="D420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A1101D"/>
    <w:multiLevelType w:val="multilevel"/>
    <w:tmpl w:val="AB04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0F0F7A"/>
    <w:multiLevelType w:val="multilevel"/>
    <w:tmpl w:val="F6408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657367"/>
    <w:multiLevelType w:val="multilevel"/>
    <w:tmpl w:val="34B6B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CE3D0B"/>
    <w:multiLevelType w:val="multilevel"/>
    <w:tmpl w:val="1A5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5B69E5"/>
    <w:multiLevelType w:val="multilevel"/>
    <w:tmpl w:val="70D05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851C52"/>
    <w:multiLevelType w:val="multilevel"/>
    <w:tmpl w:val="50D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D107BE"/>
    <w:multiLevelType w:val="multilevel"/>
    <w:tmpl w:val="699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D8090F"/>
    <w:multiLevelType w:val="multilevel"/>
    <w:tmpl w:val="5C48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193338"/>
    <w:multiLevelType w:val="multilevel"/>
    <w:tmpl w:val="38A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A36D7E"/>
    <w:multiLevelType w:val="multilevel"/>
    <w:tmpl w:val="7AF0C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F53CB6"/>
    <w:multiLevelType w:val="multilevel"/>
    <w:tmpl w:val="898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A46BEF"/>
    <w:multiLevelType w:val="multilevel"/>
    <w:tmpl w:val="117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E05604"/>
    <w:multiLevelType w:val="multilevel"/>
    <w:tmpl w:val="43A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5C0518"/>
    <w:multiLevelType w:val="multilevel"/>
    <w:tmpl w:val="24E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BD5979"/>
    <w:multiLevelType w:val="multilevel"/>
    <w:tmpl w:val="84F2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C46EAB"/>
    <w:multiLevelType w:val="multilevel"/>
    <w:tmpl w:val="C164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0754F3"/>
    <w:multiLevelType w:val="multilevel"/>
    <w:tmpl w:val="562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3A6616"/>
    <w:multiLevelType w:val="multilevel"/>
    <w:tmpl w:val="30DA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5C015C"/>
    <w:multiLevelType w:val="multilevel"/>
    <w:tmpl w:val="2B6A004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601B22"/>
    <w:multiLevelType w:val="multilevel"/>
    <w:tmpl w:val="214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D53AEF"/>
    <w:multiLevelType w:val="multilevel"/>
    <w:tmpl w:val="693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B828A6"/>
    <w:multiLevelType w:val="multilevel"/>
    <w:tmpl w:val="473A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343AD5"/>
    <w:multiLevelType w:val="multilevel"/>
    <w:tmpl w:val="6E24F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953584"/>
    <w:multiLevelType w:val="multilevel"/>
    <w:tmpl w:val="B13C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9F3713"/>
    <w:multiLevelType w:val="multilevel"/>
    <w:tmpl w:val="4AB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C02529"/>
    <w:multiLevelType w:val="multilevel"/>
    <w:tmpl w:val="88B6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A42B2A"/>
    <w:multiLevelType w:val="multilevel"/>
    <w:tmpl w:val="27460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B33D1D"/>
    <w:multiLevelType w:val="multilevel"/>
    <w:tmpl w:val="711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94980">
    <w:abstractNumId w:val="90"/>
  </w:num>
  <w:num w:numId="2" w16cid:durableId="521087550">
    <w:abstractNumId w:val="115"/>
  </w:num>
  <w:num w:numId="3" w16cid:durableId="395471005">
    <w:abstractNumId w:val="129"/>
  </w:num>
  <w:num w:numId="4" w16cid:durableId="1871525350">
    <w:abstractNumId w:val="35"/>
  </w:num>
  <w:num w:numId="5" w16cid:durableId="318583821">
    <w:abstractNumId w:val="4"/>
  </w:num>
  <w:num w:numId="6" w16cid:durableId="565264544">
    <w:abstractNumId w:val="77"/>
  </w:num>
  <w:num w:numId="7" w16cid:durableId="1426070012">
    <w:abstractNumId w:val="169"/>
  </w:num>
  <w:num w:numId="8" w16cid:durableId="181088044">
    <w:abstractNumId w:val="2"/>
  </w:num>
  <w:num w:numId="9" w16cid:durableId="1712267873">
    <w:abstractNumId w:val="137"/>
  </w:num>
  <w:num w:numId="10" w16cid:durableId="1914271837">
    <w:abstractNumId w:val="20"/>
  </w:num>
  <w:num w:numId="11" w16cid:durableId="1760908987">
    <w:abstractNumId w:val="184"/>
  </w:num>
  <w:num w:numId="12" w16cid:durableId="520819331">
    <w:abstractNumId w:val="186"/>
  </w:num>
  <w:num w:numId="13" w16cid:durableId="1999461680">
    <w:abstractNumId w:val="149"/>
  </w:num>
  <w:num w:numId="14" w16cid:durableId="1328939276">
    <w:abstractNumId w:val="79"/>
  </w:num>
  <w:num w:numId="15" w16cid:durableId="997077380">
    <w:abstractNumId w:val="152"/>
  </w:num>
  <w:num w:numId="16" w16cid:durableId="768235254">
    <w:abstractNumId w:val="58"/>
  </w:num>
  <w:num w:numId="17" w16cid:durableId="2080051583">
    <w:abstractNumId w:val="151"/>
  </w:num>
  <w:num w:numId="18" w16cid:durableId="1733962694">
    <w:abstractNumId w:val="124"/>
  </w:num>
  <w:num w:numId="19" w16cid:durableId="309021785">
    <w:abstractNumId w:val="63"/>
  </w:num>
  <w:num w:numId="20" w16cid:durableId="37363357">
    <w:abstractNumId w:val="59"/>
  </w:num>
  <w:num w:numId="21" w16cid:durableId="2088963262">
    <w:abstractNumId w:val="0"/>
  </w:num>
  <w:num w:numId="22" w16cid:durableId="2109156696">
    <w:abstractNumId w:val="114"/>
  </w:num>
  <w:num w:numId="23" w16cid:durableId="892618777">
    <w:abstractNumId w:val="95"/>
  </w:num>
  <w:num w:numId="24" w16cid:durableId="2130318511">
    <w:abstractNumId w:val="93"/>
  </w:num>
  <w:num w:numId="25" w16cid:durableId="543294432">
    <w:abstractNumId w:val="85"/>
  </w:num>
  <w:num w:numId="26" w16cid:durableId="1876573802">
    <w:abstractNumId w:val="100"/>
  </w:num>
  <w:num w:numId="27" w16cid:durableId="523861632">
    <w:abstractNumId w:val="34"/>
  </w:num>
  <w:num w:numId="28" w16cid:durableId="963315543">
    <w:abstractNumId w:val="74"/>
  </w:num>
  <w:num w:numId="29" w16cid:durableId="571819279">
    <w:abstractNumId w:val="41"/>
  </w:num>
  <w:num w:numId="30" w16cid:durableId="21129865">
    <w:abstractNumId w:val="7"/>
  </w:num>
  <w:num w:numId="31" w16cid:durableId="1958442346">
    <w:abstractNumId w:val="132"/>
  </w:num>
  <w:num w:numId="32" w16cid:durableId="548036645">
    <w:abstractNumId w:val="88"/>
  </w:num>
  <w:num w:numId="33" w16cid:durableId="1925187602">
    <w:abstractNumId w:val="45"/>
  </w:num>
  <w:num w:numId="34" w16cid:durableId="947152674">
    <w:abstractNumId w:val="83"/>
  </w:num>
  <w:num w:numId="35" w16cid:durableId="276106659">
    <w:abstractNumId w:val="80"/>
  </w:num>
  <w:num w:numId="36" w16cid:durableId="1131822291">
    <w:abstractNumId w:val="130"/>
  </w:num>
  <w:num w:numId="37" w16cid:durableId="97022811">
    <w:abstractNumId w:val="84"/>
  </w:num>
  <w:num w:numId="38" w16cid:durableId="311450215">
    <w:abstractNumId w:val="109"/>
  </w:num>
  <w:num w:numId="39" w16cid:durableId="1495027662">
    <w:abstractNumId w:val="141"/>
  </w:num>
  <w:num w:numId="40" w16cid:durableId="493378890">
    <w:abstractNumId w:val="105"/>
  </w:num>
  <w:num w:numId="41" w16cid:durableId="1955164367">
    <w:abstractNumId w:val="111"/>
  </w:num>
  <w:num w:numId="42" w16cid:durableId="402988312">
    <w:abstractNumId w:val="181"/>
  </w:num>
  <w:num w:numId="43" w16cid:durableId="2086219378">
    <w:abstractNumId w:val="128"/>
  </w:num>
  <w:num w:numId="44" w16cid:durableId="666178229">
    <w:abstractNumId w:val="67"/>
  </w:num>
  <w:num w:numId="45" w16cid:durableId="1418558416">
    <w:abstractNumId w:val="61"/>
  </w:num>
  <w:num w:numId="46" w16cid:durableId="233786579">
    <w:abstractNumId w:val="48"/>
  </w:num>
  <w:num w:numId="47" w16cid:durableId="1461681596">
    <w:abstractNumId w:val="19"/>
  </w:num>
  <w:num w:numId="48" w16cid:durableId="1139761458">
    <w:abstractNumId w:val="92"/>
  </w:num>
  <w:num w:numId="49" w16cid:durableId="1113598220">
    <w:abstractNumId w:val="98"/>
  </w:num>
  <w:num w:numId="50" w16cid:durableId="2015254602">
    <w:abstractNumId w:val="135"/>
  </w:num>
  <w:num w:numId="51" w16cid:durableId="1998990945">
    <w:abstractNumId w:val="187"/>
  </w:num>
  <w:num w:numId="52" w16cid:durableId="1702704081">
    <w:abstractNumId w:val="1"/>
  </w:num>
  <w:num w:numId="53" w16cid:durableId="1850294534">
    <w:abstractNumId w:val="159"/>
  </w:num>
  <w:num w:numId="54" w16cid:durableId="2132431983">
    <w:abstractNumId w:val="107"/>
  </w:num>
  <w:num w:numId="55" w16cid:durableId="1030881890">
    <w:abstractNumId w:val="57"/>
  </w:num>
  <w:num w:numId="56" w16cid:durableId="1981422464">
    <w:abstractNumId w:val="43"/>
  </w:num>
  <w:num w:numId="57" w16cid:durableId="262805446">
    <w:abstractNumId w:val="110"/>
  </w:num>
  <w:num w:numId="58" w16cid:durableId="942689065">
    <w:abstractNumId w:val="30"/>
  </w:num>
  <w:num w:numId="59" w16cid:durableId="639697783">
    <w:abstractNumId w:val="78"/>
  </w:num>
  <w:num w:numId="60" w16cid:durableId="1148479250">
    <w:abstractNumId w:val="42"/>
  </w:num>
  <w:num w:numId="61" w16cid:durableId="1733117524">
    <w:abstractNumId w:val="148"/>
  </w:num>
  <w:num w:numId="62" w16cid:durableId="2108191956">
    <w:abstractNumId w:val="116"/>
  </w:num>
  <w:num w:numId="63" w16cid:durableId="1983656526">
    <w:abstractNumId w:val="75"/>
  </w:num>
  <w:num w:numId="64" w16cid:durableId="298846658">
    <w:abstractNumId w:val="46"/>
  </w:num>
  <w:num w:numId="65" w16cid:durableId="1960603478">
    <w:abstractNumId w:val="15"/>
  </w:num>
  <w:num w:numId="66" w16cid:durableId="2102676615">
    <w:abstractNumId w:val="12"/>
  </w:num>
  <w:num w:numId="67" w16cid:durableId="565265217">
    <w:abstractNumId w:val="51"/>
  </w:num>
  <w:num w:numId="68" w16cid:durableId="2017875241">
    <w:abstractNumId w:val="106"/>
  </w:num>
  <w:num w:numId="69" w16cid:durableId="1309362568">
    <w:abstractNumId w:val="138"/>
  </w:num>
  <w:num w:numId="70" w16cid:durableId="656349766">
    <w:abstractNumId w:val="76"/>
  </w:num>
  <w:num w:numId="71" w16cid:durableId="1096439866">
    <w:abstractNumId w:val="33"/>
  </w:num>
  <w:num w:numId="72" w16cid:durableId="280262826">
    <w:abstractNumId w:val="119"/>
  </w:num>
  <w:num w:numId="73" w16cid:durableId="1279098186">
    <w:abstractNumId w:val="150"/>
  </w:num>
  <w:num w:numId="74" w16cid:durableId="1573856013">
    <w:abstractNumId w:val="24"/>
  </w:num>
  <w:num w:numId="75" w16cid:durableId="444613976">
    <w:abstractNumId w:val="94"/>
  </w:num>
  <w:num w:numId="76" w16cid:durableId="1535541239">
    <w:abstractNumId w:val="158"/>
  </w:num>
  <w:num w:numId="77" w16cid:durableId="1725984601">
    <w:abstractNumId w:val="154"/>
  </w:num>
  <w:num w:numId="78" w16cid:durableId="159930854">
    <w:abstractNumId w:val="171"/>
  </w:num>
  <w:num w:numId="79" w16cid:durableId="1917208551">
    <w:abstractNumId w:val="32"/>
  </w:num>
  <w:num w:numId="80" w16cid:durableId="1917008978">
    <w:abstractNumId w:val="145"/>
  </w:num>
  <w:num w:numId="81" w16cid:durableId="915624571">
    <w:abstractNumId w:val="144"/>
  </w:num>
  <w:num w:numId="82" w16cid:durableId="502671129">
    <w:abstractNumId w:val="13"/>
  </w:num>
  <w:num w:numId="83" w16cid:durableId="611591988">
    <w:abstractNumId w:val="97"/>
  </w:num>
  <w:num w:numId="84" w16cid:durableId="59720802">
    <w:abstractNumId w:val="49"/>
  </w:num>
  <w:num w:numId="85" w16cid:durableId="1110509810">
    <w:abstractNumId w:val="40"/>
  </w:num>
  <w:num w:numId="86" w16cid:durableId="603419862">
    <w:abstractNumId w:val="156"/>
  </w:num>
  <w:num w:numId="87" w16cid:durableId="45227790">
    <w:abstractNumId w:val="153"/>
  </w:num>
  <w:num w:numId="88" w16cid:durableId="1946882953">
    <w:abstractNumId w:val="26"/>
  </w:num>
  <w:num w:numId="89" w16cid:durableId="380789556">
    <w:abstractNumId w:val="3"/>
  </w:num>
  <w:num w:numId="90" w16cid:durableId="840047907">
    <w:abstractNumId w:val="54"/>
  </w:num>
  <w:num w:numId="91" w16cid:durableId="1976330496">
    <w:abstractNumId w:val="179"/>
  </w:num>
  <w:num w:numId="92" w16cid:durableId="325742163">
    <w:abstractNumId w:val="96"/>
  </w:num>
  <w:num w:numId="93" w16cid:durableId="1860507317">
    <w:abstractNumId w:val="134"/>
  </w:num>
  <w:num w:numId="94" w16cid:durableId="1762677410">
    <w:abstractNumId w:val="143"/>
  </w:num>
  <w:num w:numId="95" w16cid:durableId="470486564">
    <w:abstractNumId w:val="31"/>
  </w:num>
  <w:num w:numId="96" w16cid:durableId="1381201143">
    <w:abstractNumId w:val="55"/>
  </w:num>
  <w:num w:numId="97" w16cid:durableId="492375010">
    <w:abstractNumId w:val="160"/>
  </w:num>
  <w:num w:numId="98" w16cid:durableId="1725136033">
    <w:abstractNumId w:val="47"/>
  </w:num>
  <w:num w:numId="99" w16cid:durableId="525796204">
    <w:abstractNumId w:val="133"/>
  </w:num>
  <w:num w:numId="100" w16cid:durableId="2055154407">
    <w:abstractNumId w:val="174"/>
  </w:num>
  <w:num w:numId="101" w16cid:durableId="648872174">
    <w:abstractNumId w:val="131"/>
  </w:num>
  <w:num w:numId="102" w16cid:durableId="1365015047">
    <w:abstractNumId w:val="140"/>
  </w:num>
  <w:num w:numId="103" w16cid:durableId="1649244206">
    <w:abstractNumId w:val="53"/>
  </w:num>
  <w:num w:numId="104" w16cid:durableId="1713916950">
    <w:abstractNumId w:val="182"/>
  </w:num>
  <w:num w:numId="105" w16cid:durableId="1853715376">
    <w:abstractNumId w:val="16"/>
  </w:num>
  <w:num w:numId="106" w16cid:durableId="583224967">
    <w:abstractNumId w:val="183"/>
  </w:num>
  <w:num w:numId="107" w16cid:durableId="1627542509">
    <w:abstractNumId w:val="161"/>
  </w:num>
  <w:num w:numId="108" w16cid:durableId="1029990362">
    <w:abstractNumId w:val="71"/>
  </w:num>
  <w:num w:numId="109" w16cid:durableId="553351870">
    <w:abstractNumId w:val="163"/>
  </w:num>
  <w:num w:numId="110" w16cid:durableId="942807391">
    <w:abstractNumId w:val="91"/>
  </w:num>
  <w:num w:numId="111" w16cid:durableId="350305283">
    <w:abstractNumId w:val="10"/>
  </w:num>
  <w:num w:numId="112" w16cid:durableId="726220943">
    <w:abstractNumId w:val="6"/>
  </w:num>
  <w:num w:numId="113" w16cid:durableId="2047632049">
    <w:abstractNumId w:val="36"/>
  </w:num>
  <w:num w:numId="114" w16cid:durableId="518929438">
    <w:abstractNumId w:val="56"/>
  </w:num>
  <w:num w:numId="115" w16cid:durableId="1981575782">
    <w:abstractNumId w:val="25"/>
  </w:num>
  <w:num w:numId="116" w16cid:durableId="2044404824">
    <w:abstractNumId w:val="27"/>
  </w:num>
  <w:num w:numId="117" w16cid:durableId="675885973">
    <w:abstractNumId w:val="190"/>
  </w:num>
  <w:num w:numId="118" w16cid:durableId="982390403">
    <w:abstractNumId w:val="8"/>
  </w:num>
  <w:num w:numId="119" w16cid:durableId="276645131">
    <w:abstractNumId w:val="125"/>
  </w:num>
  <w:num w:numId="120" w16cid:durableId="2113234339">
    <w:abstractNumId w:val="147"/>
  </w:num>
  <w:num w:numId="121" w16cid:durableId="4942875">
    <w:abstractNumId w:val="136"/>
  </w:num>
  <w:num w:numId="122" w16cid:durableId="415370414">
    <w:abstractNumId w:val="11"/>
  </w:num>
  <w:num w:numId="123" w16cid:durableId="932396457">
    <w:abstractNumId w:val="52"/>
  </w:num>
  <w:num w:numId="124" w16cid:durableId="658654545">
    <w:abstractNumId w:val="50"/>
  </w:num>
  <w:num w:numId="125" w16cid:durableId="1027366260">
    <w:abstractNumId w:val="178"/>
  </w:num>
  <w:num w:numId="126" w16cid:durableId="507136534">
    <w:abstractNumId w:val="165"/>
  </w:num>
  <w:num w:numId="127" w16cid:durableId="1478835958">
    <w:abstractNumId w:val="180"/>
  </w:num>
  <w:num w:numId="128" w16cid:durableId="1815289046">
    <w:abstractNumId w:val="39"/>
  </w:num>
  <w:num w:numId="129" w16cid:durableId="1790969835">
    <w:abstractNumId w:val="172"/>
  </w:num>
  <w:num w:numId="130" w16cid:durableId="1718235005">
    <w:abstractNumId w:val="177"/>
  </w:num>
  <w:num w:numId="131" w16cid:durableId="1836997876">
    <w:abstractNumId w:val="87"/>
  </w:num>
  <w:num w:numId="132" w16cid:durableId="2139715386">
    <w:abstractNumId w:val="113"/>
  </w:num>
  <w:num w:numId="133" w16cid:durableId="482819462">
    <w:abstractNumId w:val="118"/>
  </w:num>
  <w:num w:numId="134" w16cid:durableId="1238436136">
    <w:abstractNumId w:val="9"/>
  </w:num>
  <w:num w:numId="135" w16cid:durableId="1660883031">
    <w:abstractNumId w:val="176"/>
  </w:num>
  <w:num w:numId="136" w16cid:durableId="1570310094">
    <w:abstractNumId w:val="23"/>
  </w:num>
  <w:num w:numId="137" w16cid:durableId="656690412">
    <w:abstractNumId w:val="168"/>
  </w:num>
  <w:num w:numId="138" w16cid:durableId="297539573">
    <w:abstractNumId w:val="60"/>
  </w:num>
  <w:num w:numId="139" w16cid:durableId="1582638485">
    <w:abstractNumId w:val="70"/>
  </w:num>
  <w:num w:numId="140" w16cid:durableId="538251289">
    <w:abstractNumId w:val="175"/>
  </w:num>
  <w:num w:numId="141" w16cid:durableId="1894081046">
    <w:abstractNumId w:val="123"/>
  </w:num>
  <w:num w:numId="142" w16cid:durableId="1823424914">
    <w:abstractNumId w:val="164"/>
  </w:num>
  <w:num w:numId="143" w16cid:durableId="1655840932">
    <w:abstractNumId w:val="68"/>
  </w:num>
  <w:num w:numId="144" w16cid:durableId="1214579003">
    <w:abstractNumId w:val="22"/>
  </w:num>
  <w:num w:numId="145" w16cid:durableId="1991666353">
    <w:abstractNumId w:val="14"/>
  </w:num>
  <w:num w:numId="146" w16cid:durableId="305015558">
    <w:abstractNumId w:val="185"/>
  </w:num>
  <w:num w:numId="147" w16cid:durableId="1807621241">
    <w:abstractNumId w:val="188"/>
  </w:num>
  <w:num w:numId="148" w16cid:durableId="1620254975">
    <w:abstractNumId w:val="126"/>
  </w:num>
  <w:num w:numId="149" w16cid:durableId="565915211">
    <w:abstractNumId w:val="69"/>
  </w:num>
  <w:num w:numId="150" w16cid:durableId="346718008">
    <w:abstractNumId w:val="29"/>
  </w:num>
  <w:num w:numId="151" w16cid:durableId="791561440">
    <w:abstractNumId w:val="117"/>
  </w:num>
  <w:num w:numId="152" w16cid:durableId="1659454524">
    <w:abstractNumId w:val="5"/>
  </w:num>
  <w:num w:numId="153" w16cid:durableId="1539050395">
    <w:abstractNumId w:val="167"/>
  </w:num>
  <w:num w:numId="154" w16cid:durableId="881747068">
    <w:abstractNumId w:val="108"/>
  </w:num>
  <w:num w:numId="155" w16cid:durableId="1734960403">
    <w:abstractNumId w:val="86"/>
  </w:num>
  <w:num w:numId="156" w16cid:durableId="911307287">
    <w:abstractNumId w:val="86"/>
    <w:lvlOverride w:ilvl="1">
      <w:lvl w:ilvl="1">
        <w:numFmt w:val="decimal"/>
        <w:lvlText w:val="%2."/>
        <w:lvlJc w:val="left"/>
      </w:lvl>
    </w:lvlOverride>
  </w:num>
  <w:num w:numId="157" w16cid:durableId="584918746">
    <w:abstractNumId w:val="120"/>
  </w:num>
  <w:num w:numId="158" w16cid:durableId="1876113853">
    <w:abstractNumId w:val="103"/>
  </w:num>
  <w:num w:numId="159" w16cid:durableId="735863079">
    <w:abstractNumId w:val="81"/>
  </w:num>
  <w:num w:numId="160" w16cid:durableId="1749959493">
    <w:abstractNumId w:val="155"/>
  </w:num>
  <w:num w:numId="161" w16cid:durableId="135686918">
    <w:abstractNumId w:val="157"/>
  </w:num>
  <w:num w:numId="162" w16cid:durableId="482239374">
    <w:abstractNumId w:val="37"/>
  </w:num>
  <w:num w:numId="163" w16cid:durableId="1449469787">
    <w:abstractNumId w:val="17"/>
  </w:num>
  <w:num w:numId="164" w16cid:durableId="1949921029">
    <w:abstractNumId w:val="173"/>
  </w:num>
  <w:num w:numId="165" w16cid:durableId="947198532">
    <w:abstractNumId w:val="166"/>
  </w:num>
  <w:num w:numId="166" w16cid:durableId="80570026">
    <w:abstractNumId w:val="146"/>
  </w:num>
  <w:num w:numId="167" w16cid:durableId="1485391793">
    <w:abstractNumId w:val="21"/>
  </w:num>
  <w:num w:numId="168" w16cid:durableId="862591555">
    <w:abstractNumId w:val="38"/>
  </w:num>
  <w:num w:numId="169" w16cid:durableId="182595617">
    <w:abstractNumId w:val="72"/>
  </w:num>
  <w:num w:numId="170" w16cid:durableId="2023583125">
    <w:abstractNumId w:val="66"/>
  </w:num>
  <w:num w:numId="171" w16cid:durableId="332612267">
    <w:abstractNumId w:val="99"/>
  </w:num>
  <w:num w:numId="172" w16cid:durableId="1271889157">
    <w:abstractNumId w:val="99"/>
    <w:lvlOverride w:ilvl="1">
      <w:lvl w:ilvl="1">
        <w:numFmt w:val="decimal"/>
        <w:lvlText w:val="%2."/>
        <w:lvlJc w:val="left"/>
      </w:lvl>
    </w:lvlOverride>
  </w:num>
  <w:num w:numId="173" w16cid:durableId="566768617">
    <w:abstractNumId w:val="18"/>
  </w:num>
  <w:num w:numId="174" w16cid:durableId="2132628149">
    <w:abstractNumId w:val="73"/>
  </w:num>
  <w:num w:numId="175" w16cid:durableId="2063409196">
    <w:abstractNumId w:val="89"/>
  </w:num>
  <w:num w:numId="176" w16cid:durableId="510684985">
    <w:abstractNumId w:val="189"/>
  </w:num>
  <w:num w:numId="177" w16cid:durableId="713962284">
    <w:abstractNumId w:val="44"/>
  </w:num>
  <w:num w:numId="178" w16cid:durableId="1050501224">
    <w:abstractNumId w:val="127"/>
  </w:num>
  <w:num w:numId="179" w16cid:durableId="1727219937">
    <w:abstractNumId w:val="104"/>
  </w:num>
  <w:num w:numId="180" w16cid:durableId="457186674">
    <w:abstractNumId w:val="28"/>
  </w:num>
  <w:num w:numId="181" w16cid:durableId="1345093178">
    <w:abstractNumId w:val="102"/>
  </w:num>
  <w:num w:numId="182" w16cid:durableId="1459228278">
    <w:abstractNumId w:val="139"/>
  </w:num>
  <w:num w:numId="183" w16cid:durableId="363755340">
    <w:abstractNumId w:val="62"/>
  </w:num>
  <w:num w:numId="184" w16cid:durableId="1203789814">
    <w:abstractNumId w:val="162"/>
  </w:num>
  <w:num w:numId="185" w16cid:durableId="1112868243">
    <w:abstractNumId w:val="65"/>
  </w:num>
  <w:num w:numId="186" w16cid:durableId="1670448319">
    <w:abstractNumId w:val="112"/>
  </w:num>
  <w:num w:numId="187" w16cid:durableId="1557205838">
    <w:abstractNumId w:val="82"/>
  </w:num>
  <w:num w:numId="188" w16cid:durableId="1240405115">
    <w:abstractNumId w:val="122"/>
  </w:num>
  <w:num w:numId="189" w16cid:durableId="739982710">
    <w:abstractNumId w:val="142"/>
  </w:num>
  <w:num w:numId="190" w16cid:durableId="646279583">
    <w:abstractNumId w:val="64"/>
  </w:num>
  <w:num w:numId="191" w16cid:durableId="1673214711">
    <w:abstractNumId w:val="101"/>
  </w:num>
  <w:num w:numId="192" w16cid:durableId="2090036110">
    <w:abstractNumId w:val="121"/>
  </w:num>
  <w:num w:numId="193" w16cid:durableId="744228068">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DD"/>
    <w:rsid w:val="002C37C0"/>
    <w:rsid w:val="00445C0F"/>
    <w:rsid w:val="00494E2F"/>
    <w:rsid w:val="00553DA7"/>
    <w:rsid w:val="00665349"/>
    <w:rsid w:val="006C66DD"/>
    <w:rsid w:val="006D4DB4"/>
    <w:rsid w:val="00741AC1"/>
    <w:rsid w:val="007C7130"/>
    <w:rsid w:val="007D6779"/>
    <w:rsid w:val="00A54FD6"/>
    <w:rsid w:val="00B112E4"/>
    <w:rsid w:val="00B24AA2"/>
    <w:rsid w:val="00C56090"/>
    <w:rsid w:val="00EC1F9B"/>
    <w:rsid w:val="00F06A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1B39"/>
  <w15:chartTrackingRefBased/>
  <w15:docId w15:val="{FE3EAB4B-89C2-324A-BAE0-32BBD737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6DD"/>
    <w:pPr>
      <w:spacing w:line="240" w:lineRule="auto"/>
      <w:jc w:val="left"/>
    </w:pPr>
    <w:rPr>
      <w:rFonts w:eastAsia="Times New Roman"/>
      <w:color w:val="auto"/>
      <w:spacing w:val="0"/>
    </w:rPr>
  </w:style>
  <w:style w:type="paragraph" w:styleId="Heading1">
    <w:name w:val="heading 1"/>
    <w:basedOn w:val="Normal"/>
    <w:next w:val="Normal"/>
    <w:link w:val="Heading1Char"/>
    <w:uiPriority w:val="9"/>
    <w:qFormat/>
    <w:rsid w:val="006C6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6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66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C66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66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66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6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6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6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6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66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6C66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66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66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66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66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66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66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6D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C66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6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66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6DD"/>
    <w:rPr>
      <w:i/>
      <w:iCs/>
      <w:color w:val="404040" w:themeColor="text1" w:themeTint="BF"/>
    </w:rPr>
  </w:style>
  <w:style w:type="paragraph" w:styleId="ListParagraph">
    <w:name w:val="List Paragraph"/>
    <w:basedOn w:val="Normal"/>
    <w:uiPriority w:val="34"/>
    <w:qFormat/>
    <w:rsid w:val="006C66DD"/>
    <w:pPr>
      <w:ind w:left="720"/>
      <w:contextualSpacing/>
    </w:pPr>
  </w:style>
  <w:style w:type="character" w:styleId="IntenseEmphasis">
    <w:name w:val="Intense Emphasis"/>
    <w:basedOn w:val="DefaultParagraphFont"/>
    <w:uiPriority w:val="21"/>
    <w:qFormat/>
    <w:rsid w:val="006C66DD"/>
    <w:rPr>
      <w:i/>
      <w:iCs/>
      <w:color w:val="2F5496" w:themeColor="accent1" w:themeShade="BF"/>
    </w:rPr>
  </w:style>
  <w:style w:type="paragraph" w:styleId="IntenseQuote">
    <w:name w:val="Intense Quote"/>
    <w:basedOn w:val="Normal"/>
    <w:next w:val="Normal"/>
    <w:link w:val="IntenseQuoteChar"/>
    <w:uiPriority w:val="30"/>
    <w:qFormat/>
    <w:rsid w:val="006C6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6DD"/>
    <w:rPr>
      <w:i/>
      <w:iCs/>
      <w:color w:val="2F5496" w:themeColor="accent1" w:themeShade="BF"/>
    </w:rPr>
  </w:style>
  <w:style w:type="character" w:styleId="IntenseReference">
    <w:name w:val="Intense Reference"/>
    <w:basedOn w:val="DefaultParagraphFont"/>
    <w:uiPriority w:val="32"/>
    <w:qFormat/>
    <w:rsid w:val="006C66DD"/>
    <w:rPr>
      <w:b/>
      <w:bCs/>
      <w:smallCaps/>
      <w:color w:val="2F5496" w:themeColor="accent1" w:themeShade="BF"/>
      <w:spacing w:val="5"/>
    </w:rPr>
  </w:style>
  <w:style w:type="paragraph" w:styleId="NormalWeb">
    <w:name w:val="Normal (Web)"/>
    <w:basedOn w:val="Normal"/>
    <w:uiPriority w:val="99"/>
    <w:unhideWhenUsed/>
    <w:rsid w:val="006C66DD"/>
    <w:pPr>
      <w:spacing w:before="100" w:beforeAutospacing="1" w:after="100" w:afterAutospacing="1"/>
    </w:pPr>
  </w:style>
  <w:style w:type="character" w:styleId="Strong">
    <w:name w:val="Strong"/>
    <w:basedOn w:val="DefaultParagraphFont"/>
    <w:uiPriority w:val="22"/>
    <w:qFormat/>
    <w:rsid w:val="006C66DD"/>
    <w:rPr>
      <w:b/>
      <w:bCs/>
    </w:rPr>
  </w:style>
  <w:style w:type="character" w:customStyle="1" w:styleId="apple-converted-space">
    <w:name w:val="apple-converted-space"/>
    <w:basedOn w:val="DefaultParagraphFont"/>
    <w:rsid w:val="006C66DD"/>
  </w:style>
  <w:style w:type="character" w:styleId="Emphasis">
    <w:name w:val="Emphasis"/>
    <w:basedOn w:val="DefaultParagraphFont"/>
    <w:uiPriority w:val="20"/>
    <w:qFormat/>
    <w:rsid w:val="006C66DD"/>
    <w:rPr>
      <w:i/>
      <w:iCs/>
    </w:rPr>
  </w:style>
  <w:style w:type="character" w:customStyle="1" w:styleId="export-sheets-button">
    <w:name w:val="export-sheets-button"/>
    <w:basedOn w:val="DefaultParagraphFont"/>
    <w:rsid w:val="006C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926">
      <w:bodyDiv w:val="1"/>
      <w:marLeft w:val="0"/>
      <w:marRight w:val="0"/>
      <w:marTop w:val="0"/>
      <w:marBottom w:val="0"/>
      <w:divBdr>
        <w:top w:val="none" w:sz="0" w:space="0" w:color="auto"/>
        <w:left w:val="none" w:sz="0" w:space="0" w:color="auto"/>
        <w:bottom w:val="none" w:sz="0" w:space="0" w:color="auto"/>
        <w:right w:val="none" w:sz="0" w:space="0" w:color="auto"/>
      </w:divBdr>
      <w:divsChild>
        <w:div w:id="2115010542">
          <w:marLeft w:val="0"/>
          <w:marRight w:val="0"/>
          <w:marTop w:val="0"/>
          <w:marBottom w:val="0"/>
          <w:divBdr>
            <w:top w:val="none" w:sz="0" w:space="0" w:color="auto"/>
            <w:left w:val="none" w:sz="0" w:space="0" w:color="auto"/>
            <w:bottom w:val="none" w:sz="0" w:space="0" w:color="auto"/>
            <w:right w:val="none" w:sz="0" w:space="0" w:color="auto"/>
          </w:divBdr>
        </w:div>
      </w:divsChild>
    </w:div>
    <w:div w:id="320044715">
      <w:bodyDiv w:val="1"/>
      <w:marLeft w:val="0"/>
      <w:marRight w:val="0"/>
      <w:marTop w:val="0"/>
      <w:marBottom w:val="0"/>
      <w:divBdr>
        <w:top w:val="none" w:sz="0" w:space="0" w:color="auto"/>
        <w:left w:val="none" w:sz="0" w:space="0" w:color="auto"/>
        <w:bottom w:val="none" w:sz="0" w:space="0" w:color="auto"/>
        <w:right w:val="none" w:sz="0" w:space="0" w:color="auto"/>
      </w:divBdr>
    </w:div>
    <w:div w:id="719596808">
      <w:bodyDiv w:val="1"/>
      <w:marLeft w:val="0"/>
      <w:marRight w:val="0"/>
      <w:marTop w:val="0"/>
      <w:marBottom w:val="0"/>
      <w:divBdr>
        <w:top w:val="none" w:sz="0" w:space="0" w:color="auto"/>
        <w:left w:val="none" w:sz="0" w:space="0" w:color="auto"/>
        <w:bottom w:val="none" w:sz="0" w:space="0" w:color="auto"/>
        <w:right w:val="none" w:sz="0" w:space="0" w:color="auto"/>
      </w:divBdr>
      <w:divsChild>
        <w:div w:id="1678268483">
          <w:marLeft w:val="0"/>
          <w:marRight w:val="0"/>
          <w:marTop w:val="0"/>
          <w:marBottom w:val="0"/>
          <w:divBdr>
            <w:top w:val="none" w:sz="0" w:space="0" w:color="auto"/>
            <w:left w:val="none" w:sz="0" w:space="0" w:color="auto"/>
            <w:bottom w:val="none" w:sz="0" w:space="0" w:color="auto"/>
            <w:right w:val="none" w:sz="0" w:space="0" w:color="auto"/>
          </w:divBdr>
        </w:div>
      </w:divsChild>
    </w:div>
    <w:div w:id="1229996894">
      <w:bodyDiv w:val="1"/>
      <w:marLeft w:val="0"/>
      <w:marRight w:val="0"/>
      <w:marTop w:val="0"/>
      <w:marBottom w:val="0"/>
      <w:divBdr>
        <w:top w:val="none" w:sz="0" w:space="0" w:color="auto"/>
        <w:left w:val="none" w:sz="0" w:space="0" w:color="auto"/>
        <w:bottom w:val="none" w:sz="0" w:space="0" w:color="auto"/>
        <w:right w:val="none" w:sz="0" w:space="0" w:color="auto"/>
      </w:divBdr>
      <w:divsChild>
        <w:div w:id="977494735">
          <w:marLeft w:val="0"/>
          <w:marRight w:val="0"/>
          <w:marTop w:val="0"/>
          <w:marBottom w:val="0"/>
          <w:divBdr>
            <w:top w:val="none" w:sz="0" w:space="0" w:color="auto"/>
            <w:left w:val="none" w:sz="0" w:space="0" w:color="auto"/>
            <w:bottom w:val="none" w:sz="0" w:space="0" w:color="auto"/>
            <w:right w:val="none" w:sz="0" w:space="0" w:color="auto"/>
          </w:divBdr>
          <w:divsChild>
            <w:div w:id="21095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7763">
      <w:bodyDiv w:val="1"/>
      <w:marLeft w:val="0"/>
      <w:marRight w:val="0"/>
      <w:marTop w:val="0"/>
      <w:marBottom w:val="0"/>
      <w:divBdr>
        <w:top w:val="none" w:sz="0" w:space="0" w:color="auto"/>
        <w:left w:val="none" w:sz="0" w:space="0" w:color="auto"/>
        <w:bottom w:val="none" w:sz="0" w:space="0" w:color="auto"/>
        <w:right w:val="none" w:sz="0" w:space="0" w:color="auto"/>
      </w:divBdr>
    </w:div>
    <w:div w:id="1447043420">
      <w:bodyDiv w:val="1"/>
      <w:marLeft w:val="0"/>
      <w:marRight w:val="0"/>
      <w:marTop w:val="0"/>
      <w:marBottom w:val="0"/>
      <w:divBdr>
        <w:top w:val="none" w:sz="0" w:space="0" w:color="auto"/>
        <w:left w:val="none" w:sz="0" w:space="0" w:color="auto"/>
        <w:bottom w:val="none" w:sz="0" w:space="0" w:color="auto"/>
        <w:right w:val="none" w:sz="0" w:space="0" w:color="auto"/>
      </w:divBdr>
      <w:divsChild>
        <w:div w:id="1390878017">
          <w:marLeft w:val="0"/>
          <w:marRight w:val="0"/>
          <w:marTop w:val="0"/>
          <w:marBottom w:val="0"/>
          <w:divBdr>
            <w:top w:val="none" w:sz="0" w:space="0" w:color="auto"/>
            <w:left w:val="none" w:sz="0" w:space="0" w:color="auto"/>
            <w:bottom w:val="none" w:sz="0" w:space="0" w:color="auto"/>
            <w:right w:val="none" w:sz="0" w:space="0" w:color="auto"/>
          </w:divBdr>
        </w:div>
      </w:divsChild>
    </w:div>
    <w:div w:id="1491828658">
      <w:bodyDiv w:val="1"/>
      <w:marLeft w:val="0"/>
      <w:marRight w:val="0"/>
      <w:marTop w:val="0"/>
      <w:marBottom w:val="0"/>
      <w:divBdr>
        <w:top w:val="none" w:sz="0" w:space="0" w:color="auto"/>
        <w:left w:val="none" w:sz="0" w:space="0" w:color="auto"/>
        <w:bottom w:val="none" w:sz="0" w:space="0" w:color="auto"/>
        <w:right w:val="none" w:sz="0" w:space="0" w:color="auto"/>
      </w:divBdr>
    </w:div>
    <w:div w:id="2084522054">
      <w:bodyDiv w:val="1"/>
      <w:marLeft w:val="0"/>
      <w:marRight w:val="0"/>
      <w:marTop w:val="0"/>
      <w:marBottom w:val="0"/>
      <w:divBdr>
        <w:top w:val="none" w:sz="0" w:space="0" w:color="auto"/>
        <w:left w:val="none" w:sz="0" w:space="0" w:color="auto"/>
        <w:bottom w:val="none" w:sz="0" w:space="0" w:color="auto"/>
        <w:right w:val="none" w:sz="0" w:space="0" w:color="auto"/>
      </w:divBdr>
      <w:divsChild>
        <w:div w:id="1487820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6660</Words>
  <Characters>37963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3</cp:revision>
  <dcterms:created xsi:type="dcterms:W3CDTF">2026-01-09T12:42:00Z</dcterms:created>
  <dcterms:modified xsi:type="dcterms:W3CDTF">2026-01-09T13:05:00Z</dcterms:modified>
</cp:coreProperties>
</file>