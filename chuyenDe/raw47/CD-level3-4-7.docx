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5D25" w:rsidRDefault="00325D25" w:rsidP="00325D25">
      <w:pPr>
        <w:contextualSpacing/>
        <w:outlineLvl w:val="1"/>
        <w:rPr>
          <w:b/>
          <w:bCs/>
          <w:color w:val="000000"/>
          <w:lang w:val="en-US"/>
        </w:rPr>
      </w:pPr>
      <w:r>
        <w:rPr>
          <w:b/>
          <w:bCs/>
          <w:color w:val="000000"/>
          <w:lang w:val="en-US"/>
        </w:rPr>
        <w:t>W4 (Jan 19-25): Writing</w:t>
      </w:r>
    </w:p>
    <w:p w:rsidR="00325D25" w:rsidRDefault="00B13C8E">
      <w:pPr>
        <w:rPr>
          <w:b/>
          <w:bCs/>
          <w:lang w:val="vi-VN"/>
        </w:rPr>
      </w:pPr>
      <w:r w:rsidRPr="00B13C8E">
        <w:rPr>
          <w:rFonts w:eastAsia="Times New Roman"/>
          <w:noProof/>
          <w:color w:val="auto"/>
          <w:spacing w:val="0"/>
        </w:rPr>
        <w:pict>
          <v:rect id="_x0000_i1039" alt="" style="width:468pt;height:.05pt;mso-width-percent:0;mso-height-percent:0;mso-width-percent:0;mso-height-percent:0" o:hralign="center" o:hrstd="t" o:hr="t" fillcolor="#a0a0a0" stroked="f"/>
        </w:pict>
      </w:r>
    </w:p>
    <w:p w:rsidR="00325D25" w:rsidRDefault="00CF2E7B">
      <w:pPr>
        <w:rPr>
          <w:b/>
          <w:bCs/>
          <w:lang w:val="vi-VN"/>
        </w:rPr>
      </w:pPr>
      <w:r w:rsidRPr="00CF2E7B">
        <w:rPr>
          <w:b/>
          <w:bCs/>
          <w:lang w:val="vi-VN"/>
        </w:rPr>
        <w:t>The graphs show figures relating to hours worked and stress levels amongst professionals in eight groups.</w:t>
      </w:r>
    </w:p>
    <w:p w:rsidR="00CF2E7B" w:rsidRDefault="00CF2E7B">
      <w:pPr>
        <w:rPr>
          <w:b/>
          <w:bCs/>
          <w:lang w:val="vi-VN"/>
        </w:rPr>
      </w:pPr>
      <w:r w:rsidRPr="00CF2E7B">
        <w:rPr>
          <w:b/>
          <w:bCs/>
          <w:lang w:val="vi-VN"/>
        </w:rPr>
        <w:t>Describe the information shown to a university or collage lecturer.</w:t>
      </w:r>
    </w:p>
    <w:p w:rsidR="00CF2E7B" w:rsidRDefault="00CF2E7B">
      <w:pPr>
        <w:rPr>
          <w:b/>
          <w:bCs/>
          <w:lang w:val="vi-VN"/>
        </w:rPr>
      </w:pPr>
      <w:r>
        <w:rPr>
          <w:b/>
          <w:bCs/>
          <w:noProof/>
          <w:lang w:val="vi-VN"/>
        </w:rPr>
        <w:drawing>
          <wp:inline distT="0" distB="0" distL="0" distR="0">
            <wp:extent cx="5943600" cy="6640830"/>
            <wp:effectExtent l="0" t="0" r="0" b="1270"/>
            <wp:docPr id="50043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33952" name="Picture 500433952"/>
                    <pic:cNvPicPr/>
                  </pic:nvPicPr>
                  <pic:blipFill>
                    <a:blip r:embed="rId5">
                      <a:extLst>
                        <a:ext uri="{28A0092B-C50C-407E-A947-70E740481C1C}">
                          <a14:useLocalDpi xmlns:a14="http://schemas.microsoft.com/office/drawing/2010/main" val="0"/>
                        </a:ext>
                      </a:extLst>
                    </a:blip>
                    <a:stretch>
                      <a:fillRect/>
                    </a:stretch>
                  </pic:blipFill>
                  <pic:spPr>
                    <a:xfrm>
                      <a:off x="0" y="0"/>
                      <a:ext cx="5943600" cy="6640830"/>
                    </a:xfrm>
                    <a:prstGeom prst="rect">
                      <a:avLst/>
                    </a:prstGeom>
                  </pic:spPr>
                </pic:pic>
              </a:graphicData>
            </a:graphic>
          </wp:inline>
        </w:drawing>
      </w:r>
    </w:p>
    <w:p w:rsidR="000B5A3F" w:rsidRPr="000B5A3F" w:rsidRDefault="00B13C8E" w:rsidP="000B5A3F">
      <w:pPr>
        <w:contextualSpacing/>
        <w:rPr>
          <w:b/>
          <w:bCs/>
          <w:lang w:val="vi-VN"/>
        </w:rPr>
      </w:pPr>
      <w:r w:rsidRPr="00B13C8E">
        <w:rPr>
          <w:rFonts w:eastAsia="Times New Roman"/>
          <w:noProof/>
          <w:color w:val="auto"/>
          <w:spacing w:val="0"/>
        </w:rPr>
        <w:lastRenderedPageBreak/>
        <w:pict>
          <v:rect id="_x0000_i1038" alt="" style="width:468pt;height:.05pt;mso-width-percent:0;mso-height-percent:0;mso-width-percent:0;mso-height-percent:0" o:hralign="center" o:hrstd="t" o:hr="t" fillcolor="#a0a0a0" stroked="f"/>
        </w:pict>
      </w:r>
      <w:r w:rsidR="000B5A3F" w:rsidRPr="000B5A3F">
        <w:rPr>
          <w:b/>
          <w:bCs/>
          <w:color w:val="000000"/>
        </w:rPr>
        <w:t>PHẦN I: PHÂN TÍCH DỮ LIỆU VÀ XÂY DỰNG CHIẾN LƯỢC</w:t>
      </w:r>
    </w:p>
    <w:p w:rsidR="000B5A3F" w:rsidRPr="000B5A3F" w:rsidRDefault="000B5A3F" w:rsidP="000B5A3F">
      <w:pPr>
        <w:pStyle w:val="Heading3"/>
        <w:spacing w:before="0" w:after="0"/>
        <w:contextualSpacing/>
        <w:rPr>
          <w:rFonts w:ascii="Times New Roman" w:hAnsi="Times New Roman" w:cs="Times New Roman"/>
          <w:b/>
          <w:bCs/>
          <w:color w:val="000000"/>
          <w:sz w:val="24"/>
          <w:szCs w:val="24"/>
        </w:rPr>
      </w:pPr>
      <w:r w:rsidRPr="000B5A3F">
        <w:rPr>
          <w:rFonts w:ascii="Times New Roman" w:hAnsi="Times New Roman" w:cs="Times New Roman"/>
          <w:b/>
          <w:bCs/>
          <w:color w:val="000000"/>
          <w:sz w:val="24"/>
          <w:szCs w:val="24"/>
        </w:rPr>
        <w:t>1. Giải mã Biểu đồ (Data Decoding)</w:t>
      </w:r>
    </w:p>
    <w:p w:rsidR="000B5A3F" w:rsidRPr="000B5A3F" w:rsidRDefault="000B5A3F" w:rsidP="000B5A3F">
      <w:pPr>
        <w:pStyle w:val="NormalWeb"/>
        <w:spacing w:before="0" w:beforeAutospacing="0" w:after="0" w:afterAutospacing="0" w:line="360" w:lineRule="auto"/>
        <w:contextualSpacing/>
        <w:jc w:val="both"/>
        <w:rPr>
          <w:color w:val="000000"/>
        </w:rPr>
      </w:pPr>
      <w:r w:rsidRPr="000B5A3F">
        <w:rPr>
          <w:color w:val="000000"/>
        </w:rPr>
        <w:t>Để đạt Band 7.0+, học viên không được nhìn hai biểu đồ này một cách riêng biệt. Phải tìm ra</w:t>
      </w:r>
      <w:r w:rsidRPr="000B5A3F">
        <w:rPr>
          <w:rStyle w:val="apple-converted-space"/>
          <w:rFonts w:eastAsiaTheme="majorEastAsia"/>
          <w:color w:val="000000"/>
        </w:rPr>
        <w:t> </w:t>
      </w:r>
      <w:r w:rsidRPr="000B5A3F">
        <w:rPr>
          <w:rStyle w:val="Strong"/>
          <w:rFonts w:eastAsiaTheme="majorEastAsia"/>
          <w:color w:val="000000"/>
        </w:rPr>
        <w:t>mối liên hệ</w:t>
      </w:r>
      <w:r w:rsidRPr="000B5A3F">
        <w:rPr>
          <w:rStyle w:val="apple-converted-space"/>
          <w:rFonts w:eastAsiaTheme="majorEastAsia"/>
          <w:color w:val="000000"/>
        </w:rPr>
        <w:t> </w:t>
      </w:r>
      <w:r w:rsidRPr="000B5A3F">
        <w:rPr>
          <w:color w:val="000000"/>
        </w:rPr>
        <w:t>giữa chúng.</w:t>
      </w:r>
    </w:p>
    <w:p w:rsidR="000B5A3F" w:rsidRPr="000B5A3F" w:rsidRDefault="000B5A3F" w:rsidP="000B5A3F">
      <w:pPr>
        <w:numPr>
          <w:ilvl w:val="0"/>
          <w:numId w:val="62"/>
        </w:numPr>
        <w:contextualSpacing/>
        <w:rPr>
          <w:color w:val="000000"/>
        </w:rPr>
      </w:pPr>
      <w:r w:rsidRPr="000B5A3F">
        <w:rPr>
          <w:rStyle w:val="Strong"/>
          <w:color w:val="000000"/>
        </w:rPr>
        <w:t>Loại biểu đồ:</w:t>
      </w:r>
      <w:r w:rsidRPr="000B5A3F">
        <w:rPr>
          <w:rStyle w:val="apple-converted-space"/>
          <w:color w:val="000000"/>
        </w:rPr>
        <w:t> </w:t>
      </w:r>
      <w:r w:rsidRPr="000B5A3F">
        <w:rPr>
          <w:color w:val="000000"/>
        </w:rPr>
        <w:t>Kết hợp (Mixed Charts).</w:t>
      </w:r>
    </w:p>
    <w:p w:rsidR="000B5A3F" w:rsidRPr="000B5A3F" w:rsidRDefault="000B5A3F" w:rsidP="000B5A3F">
      <w:pPr>
        <w:numPr>
          <w:ilvl w:val="1"/>
          <w:numId w:val="62"/>
        </w:numPr>
        <w:contextualSpacing/>
        <w:rPr>
          <w:color w:val="000000"/>
        </w:rPr>
      </w:pPr>
      <w:r w:rsidRPr="000B5A3F">
        <w:rPr>
          <w:color w:val="000000"/>
        </w:rPr>
        <w:t xml:space="preserve">Biểu đồ 1: Cột dọc (Vertical Bar Chart) </w:t>
      </w:r>
      <w:r>
        <w:rPr>
          <w:color w:val="000000"/>
          <w:lang w:val="vi-VN"/>
        </w:rPr>
        <w:t>-&gt;</w:t>
      </w:r>
      <w:r w:rsidRPr="000B5A3F">
        <w:rPr>
          <w:color w:val="000000"/>
        </w:rPr>
        <w:t xml:space="preserve"> Số giờ làm việc.</w:t>
      </w:r>
    </w:p>
    <w:p w:rsidR="000B5A3F" w:rsidRPr="000B5A3F" w:rsidRDefault="000B5A3F" w:rsidP="000B5A3F">
      <w:pPr>
        <w:numPr>
          <w:ilvl w:val="1"/>
          <w:numId w:val="62"/>
        </w:numPr>
        <w:contextualSpacing/>
        <w:rPr>
          <w:color w:val="000000"/>
        </w:rPr>
      </w:pPr>
      <w:r w:rsidRPr="000B5A3F">
        <w:rPr>
          <w:color w:val="000000"/>
        </w:rPr>
        <w:t xml:space="preserve">Biểu đồ 2: Tròn (Pie Chart) </w:t>
      </w:r>
      <w:r>
        <w:rPr>
          <w:color w:val="000000"/>
          <w:lang w:val="vi-VN"/>
        </w:rPr>
        <w:t>-&gt;</w:t>
      </w:r>
      <w:r w:rsidRPr="000B5A3F">
        <w:rPr>
          <w:color w:val="000000"/>
        </w:rPr>
        <w:t xml:space="preserve"> Tỷ lệ bị bệnh do stress.</w:t>
      </w:r>
    </w:p>
    <w:p w:rsidR="000B5A3F" w:rsidRPr="000B5A3F" w:rsidRDefault="000B5A3F" w:rsidP="000B5A3F">
      <w:pPr>
        <w:numPr>
          <w:ilvl w:val="0"/>
          <w:numId w:val="62"/>
        </w:numPr>
        <w:contextualSpacing/>
        <w:rPr>
          <w:color w:val="000000"/>
        </w:rPr>
      </w:pPr>
      <w:r w:rsidRPr="000B5A3F">
        <w:rPr>
          <w:rStyle w:val="Strong"/>
          <w:color w:val="000000"/>
        </w:rPr>
        <w:t>Đối tượng so sánh:</w:t>
      </w:r>
      <w:r w:rsidRPr="000B5A3F">
        <w:rPr>
          <w:rStyle w:val="apple-converted-space"/>
          <w:color w:val="000000"/>
        </w:rPr>
        <w:t> </w:t>
      </w:r>
      <w:r w:rsidRPr="000B5A3F">
        <w:rPr>
          <w:color w:val="000000"/>
        </w:rPr>
        <w:t>8 nhóm nghề nghiệp (Writers, Doctors, Chefs, Lecturers, Lawyers, Movie Producers, Programmers, Businessmen).</w:t>
      </w:r>
    </w:p>
    <w:p w:rsidR="000B5A3F" w:rsidRPr="000B5A3F" w:rsidRDefault="000B5A3F" w:rsidP="000B5A3F">
      <w:pPr>
        <w:numPr>
          <w:ilvl w:val="0"/>
          <w:numId w:val="62"/>
        </w:numPr>
        <w:contextualSpacing/>
        <w:rPr>
          <w:color w:val="000000"/>
        </w:rPr>
      </w:pPr>
      <w:r w:rsidRPr="000B5A3F">
        <w:rPr>
          <w:rStyle w:val="Strong"/>
          <w:color w:val="000000"/>
        </w:rPr>
        <w:t>Thì (Tense):</w:t>
      </w:r>
      <w:r w:rsidRPr="000B5A3F">
        <w:rPr>
          <w:rStyle w:val="apple-converted-space"/>
          <w:color w:val="000000"/>
        </w:rPr>
        <w:t> </w:t>
      </w:r>
      <w:r w:rsidRPr="000B5A3F">
        <w:rPr>
          <w:color w:val="000000"/>
        </w:rPr>
        <w:t>Hiện tại đơn (Present Simple) vì không có năm tháng cụ thể, đây là sự thật hiển nhiên/số liệu khảo sát chung.</w:t>
      </w:r>
    </w:p>
    <w:p w:rsidR="000B5A3F" w:rsidRPr="000B5A3F" w:rsidRDefault="000B5A3F" w:rsidP="000B5A3F">
      <w:pPr>
        <w:numPr>
          <w:ilvl w:val="0"/>
          <w:numId w:val="62"/>
        </w:numPr>
        <w:contextualSpacing/>
        <w:rPr>
          <w:color w:val="000000"/>
        </w:rPr>
      </w:pPr>
      <w:r w:rsidRPr="000B5A3F">
        <w:rPr>
          <w:rStyle w:val="Strong"/>
          <w:color w:val="000000"/>
        </w:rPr>
        <w:t>Đơn vị tính:</w:t>
      </w:r>
      <w:r w:rsidRPr="000B5A3F">
        <w:rPr>
          <w:rStyle w:val="apple-converted-space"/>
          <w:color w:val="000000"/>
        </w:rPr>
        <w:t> </w:t>
      </w:r>
      <w:r w:rsidRPr="000B5A3F">
        <w:rPr>
          <w:color w:val="000000"/>
        </w:rPr>
        <w:t>Giờ/tuần (Hours) và Phần trăm (%).</w:t>
      </w:r>
    </w:p>
    <w:p w:rsidR="000B5A3F" w:rsidRPr="000B5A3F" w:rsidRDefault="000B5A3F" w:rsidP="000B5A3F">
      <w:pPr>
        <w:pStyle w:val="Heading3"/>
        <w:spacing w:before="0" w:after="0"/>
        <w:contextualSpacing/>
        <w:rPr>
          <w:rFonts w:ascii="Times New Roman" w:hAnsi="Times New Roman" w:cs="Times New Roman"/>
          <w:b/>
          <w:bCs/>
          <w:color w:val="000000"/>
          <w:sz w:val="24"/>
          <w:szCs w:val="24"/>
        </w:rPr>
      </w:pPr>
      <w:r w:rsidRPr="000B5A3F">
        <w:rPr>
          <w:rFonts w:ascii="Times New Roman" w:hAnsi="Times New Roman" w:cs="Times New Roman"/>
          <w:b/>
          <w:bCs/>
          <w:color w:val="000000"/>
          <w:sz w:val="24"/>
          <w:szCs w:val="24"/>
        </w:rPr>
        <w:t>2. Phân tích Chi tiết Số liệu (Data Estimation)</w:t>
      </w:r>
    </w:p>
    <w:p w:rsidR="000B5A3F" w:rsidRPr="000B5A3F" w:rsidRDefault="000B5A3F" w:rsidP="000B5A3F">
      <w:pPr>
        <w:pStyle w:val="NormalWeb"/>
        <w:spacing w:before="0" w:beforeAutospacing="0" w:after="0" w:afterAutospacing="0" w:line="360" w:lineRule="auto"/>
        <w:contextualSpacing/>
        <w:jc w:val="both"/>
        <w:rPr>
          <w:color w:val="000000"/>
        </w:rPr>
      </w:pPr>
      <w:r w:rsidRPr="000B5A3F">
        <w:rPr>
          <w:color w:val="000000"/>
        </w:rPr>
        <w:t>Ta cần quét nhanh số liệu để tìm sự bất thường (Anomaly) hoặc tương quan (Correlation).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56"/>
        <w:gridCol w:w="1748"/>
        <w:gridCol w:w="1798"/>
        <w:gridCol w:w="4048"/>
      </w:tblGrid>
      <w:tr w:rsidR="000B5A3F" w:rsidRPr="000B5A3F" w:rsidTr="000B5A3F">
        <w:trPr>
          <w:tblHeader/>
          <w:tblCellSpacing w:w="15" w:type="dxa"/>
        </w:trPr>
        <w:tc>
          <w:tcPr>
            <w:tcW w:w="0" w:type="auto"/>
            <w:vAlign w:val="center"/>
            <w:hideMark/>
          </w:tcPr>
          <w:p w:rsidR="000B5A3F" w:rsidRPr="000B5A3F" w:rsidRDefault="000B5A3F" w:rsidP="000B5A3F">
            <w:pPr>
              <w:contextualSpacing/>
              <w:jc w:val="left"/>
              <w:rPr>
                <w:b/>
                <w:bCs/>
                <w:color w:val="auto"/>
              </w:rPr>
            </w:pPr>
            <w:r w:rsidRPr="000B5A3F">
              <w:rPr>
                <w:b/>
                <w:bCs/>
              </w:rPr>
              <w:t>Nghề nghiệp</w:t>
            </w:r>
          </w:p>
        </w:tc>
        <w:tc>
          <w:tcPr>
            <w:tcW w:w="0" w:type="auto"/>
            <w:vAlign w:val="center"/>
            <w:hideMark/>
          </w:tcPr>
          <w:p w:rsidR="000B5A3F" w:rsidRPr="000B5A3F" w:rsidRDefault="000B5A3F" w:rsidP="000B5A3F">
            <w:pPr>
              <w:contextualSpacing/>
              <w:jc w:val="left"/>
              <w:rPr>
                <w:b/>
                <w:bCs/>
              </w:rPr>
            </w:pPr>
            <w:r w:rsidRPr="000B5A3F">
              <w:rPr>
                <w:b/>
                <w:bCs/>
              </w:rPr>
              <w:t>Giờ làm (Bar Chart)</w:t>
            </w:r>
          </w:p>
        </w:tc>
        <w:tc>
          <w:tcPr>
            <w:tcW w:w="0" w:type="auto"/>
            <w:vAlign w:val="center"/>
            <w:hideMark/>
          </w:tcPr>
          <w:p w:rsidR="000B5A3F" w:rsidRPr="000B5A3F" w:rsidRDefault="000B5A3F" w:rsidP="000B5A3F">
            <w:pPr>
              <w:contextualSpacing/>
              <w:jc w:val="left"/>
              <w:rPr>
                <w:b/>
                <w:bCs/>
              </w:rPr>
            </w:pPr>
            <w:r w:rsidRPr="000B5A3F">
              <w:rPr>
                <w:b/>
                <w:bCs/>
              </w:rPr>
              <w:t>Tỷ lệ Stress (Pie Chart)</w:t>
            </w:r>
          </w:p>
        </w:tc>
        <w:tc>
          <w:tcPr>
            <w:tcW w:w="0" w:type="auto"/>
            <w:vAlign w:val="center"/>
            <w:hideMark/>
          </w:tcPr>
          <w:p w:rsidR="000B5A3F" w:rsidRPr="000B5A3F" w:rsidRDefault="000B5A3F" w:rsidP="000B5A3F">
            <w:pPr>
              <w:contextualSpacing/>
              <w:jc w:val="left"/>
              <w:rPr>
                <w:b/>
                <w:bCs/>
              </w:rPr>
            </w:pPr>
            <w:r w:rsidRPr="000B5A3F">
              <w:rPr>
                <w:rStyle w:val="Strong"/>
              </w:rPr>
              <w:t>Nhận xét thông minh (Band 7+ Insight)</w:t>
            </w:r>
          </w:p>
        </w:tc>
      </w:tr>
      <w:tr w:rsidR="000B5A3F" w:rsidRPr="000B5A3F" w:rsidTr="000B5A3F">
        <w:trPr>
          <w:tblCellSpacing w:w="15" w:type="dxa"/>
        </w:trPr>
        <w:tc>
          <w:tcPr>
            <w:tcW w:w="0" w:type="auto"/>
            <w:vAlign w:val="center"/>
            <w:hideMark/>
          </w:tcPr>
          <w:p w:rsidR="000B5A3F" w:rsidRPr="000B5A3F" w:rsidRDefault="000B5A3F" w:rsidP="000B5A3F">
            <w:pPr>
              <w:contextualSpacing/>
              <w:jc w:val="left"/>
            </w:pPr>
            <w:r w:rsidRPr="000B5A3F">
              <w:rPr>
                <w:rStyle w:val="Strong"/>
              </w:rPr>
              <w:t>Businessmen</w:t>
            </w:r>
          </w:p>
        </w:tc>
        <w:tc>
          <w:tcPr>
            <w:tcW w:w="0" w:type="auto"/>
            <w:vAlign w:val="center"/>
            <w:hideMark/>
          </w:tcPr>
          <w:p w:rsidR="000B5A3F" w:rsidRPr="000B5A3F" w:rsidRDefault="000B5A3F" w:rsidP="000B5A3F">
            <w:pPr>
              <w:contextualSpacing/>
              <w:jc w:val="left"/>
            </w:pPr>
            <w:r w:rsidRPr="000B5A3F">
              <w:rPr>
                <w:rStyle w:val="Strong"/>
              </w:rPr>
              <w:t>Cao nhất (~70h)</w:t>
            </w:r>
          </w:p>
        </w:tc>
        <w:tc>
          <w:tcPr>
            <w:tcW w:w="0" w:type="auto"/>
            <w:vAlign w:val="center"/>
            <w:hideMark/>
          </w:tcPr>
          <w:p w:rsidR="000B5A3F" w:rsidRPr="000B5A3F" w:rsidRDefault="000B5A3F" w:rsidP="000B5A3F">
            <w:pPr>
              <w:contextualSpacing/>
              <w:jc w:val="left"/>
            </w:pPr>
            <w:r w:rsidRPr="000B5A3F">
              <w:t>Thấp (11%)</w:t>
            </w:r>
          </w:p>
        </w:tc>
        <w:tc>
          <w:tcPr>
            <w:tcW w:w="0" w:type="auto"/>
            <w:vAlign w:val="center"/>
            <w:hideMark/>
          </w:tcPr>
          <w:p w:rsidR="000B5A3F" w:rsidRPr="000B5A3F" w:rsidRDefault="000B5A3F" w:rsidP="000B5A3F">
            <w:pPr>
              <w:contextualSpacing/>
              <w:jc w:val="left"/>
            </w:pPr>
            <w:r w:rsidRPr="000B5A3F">
              <w:rPr>
                <w:rStyle w:val="Strong"/>
              </w:rPr>
              <w:t>Nghịch lý 1:</w:t>
            </w:r>
            <w:r w:rsidRPr="000B5A3F">
              <w:rPr>
                <w:rStyle w:val="apple-converted-space"/>
              </w:rPr>
              <w:t> </w:t>
            </w:r>
            <w:r w:rsidRPr="000B5A3F">
              <w:t>Làm nhiều nhất nhưng stress không cao nhất.</w:t>
            </w:r>
          </w:p>
        </w:tc>
      </w:tr>
      <w:tr w:rsidR="000B5A3F" w:rsidRPr="000B5A3F" w:rsidTr="000B5A3F">
        <w:trPr>
          <w:tblCellSpacing w:w="15" w:type="dxa"/>
        </w:trPr>
        <w:tc>
          <w:tcPr>
            <w:tcW w:w="0" w:type="auto"/>
            <w:vAlign w:val="center"/>
            <w:hideMark/>
          </w:tcPr>
          <w:p w:rsidR="000B5A3F" w:rsidRPr="000B5A3F" w:rsidRDefault="000B5A3F" w:rsidP="000B5A3F">
            <w:pPr>
              <w:contextualSpacing/>
              <w:jc w:val="left"/>
            </w:pPr>
            <w:r w:rsidRPr="000B5A3F">
              <w:rPr>
                <w:rStyle w:val="Strong"/>
              </w:rPr>
              <w:t>Movie Producers</w:t>
            </w:r>
          </w:p>
        </w:tc>
        <w:tc>
          <w:tcPr>
            <w:tcW w:w="0" w:type="auto"/>
            <w:vAlign w:val="center"/>
            <w:hideMark/>
          </w:tcPr>
          <w:p w:rsidR="000B5A3F" w:rsidRPr="000B5A3F" w:rsidRDefault="000B5A3F" w:rsidP="000B5A3F">
            <w:pPr>
              <w:contextualSpacing/>
              <w:jc w:val="left"/>
            </w:pPr>
            <w:r w:rsidRPr="000B5A3F">
              <w:t>Cao nhì (~60h)</w:t>
            </w:r>
          </w:p>
        </w:tc>
        <w:tc>
          <w:tcPr>
            <w:tcW w:w="0" w:type="auto"/>
            <w:vAlign w:val="center"/>
            <w:hideMark/>
          </w:tcPr>
          <w:p w:rsidR="000B5A3F" w:rsidRPr="000B5A3F" w:rsidRDefault="000B5A3F" w:rsidP="000B5A3F">
            <w:pPr>
              <w:contextualSpacing/>
              <w:jc w:val="left"/>
            </w:pPr>
            <w:r w:rsidRPr="000B5A3F">
              <w:t>Cao nhì (18%)</w:t>
            </w:r>
          </w:p>
        </w:tc>
        <w:tc>
          <w:tcPr>
            <w:tcW w:w="0" w:type="auto"/>
            <w:vAlign w:val="center"/>
            <w:hideMark/>
          </w:tcPr>
          <w:p w:rsidR="000B5A3F" w:rsidRPr="000B5A3F" w:rsidRDefault="000B5A3F" w:rsidP="000B5A3F">
            <w:pPr>
              <w:contextualSpacing/>
              <w:jc w:val="left"/>
            </w:pPr>
            <w:r w:rsidRPr="000B5A3F">
              <w:t>Tương quan thuận: Làm nhiều $\rightarrow$ Stress nhiều.</w:t>
            </w:r>
          </w:p>
        </w:tc>
      </w:tr>
      <w:tr w:rsidR="000B5A3F" w:rsidRPr="000B5A3F" w:rsidTr="000B5A3F">
        <w:trPr>
          <w:tblCellSpacing w:w="15" w:type="dxa"/>
        </w:trPr>
        <w:tc>
          <w:tcPr>
            <w:tcW w:w="0" w:type="auto"/>
            <w:vAlign w:val="center"/>
            <w:hideMark/>
          </w:tcPr>
          <w:p w:rsidR="000B5A3F" w:rsidRPr="000B5A3F" w:rsidRDefault="000B5A3F" w:rsidP="000B5A3F">
            <w:pPr>
              <w:contextualSpacing/>
              <w:jc w:val="left"/>
            </w:pPr>
            <w:r w:rsidRPr="000B5A3F">
              <w:rPr>
                <w:rStyle w:val="Strong"/>
              </w:rPr>
              <w:t>Doctors</w:t>
            </w:r>
          </w:p>
        </w:tc>
        <w:tc>
          <w:tcPr>
            <w:tcW w:w="0" w:type="auto"/>
            <w:vAlign w:val="center"/>
            <w:hideMark/>
          </w:tcPr>
          <w:p w:rsidR="000B5A3F" w:rsidRPr="000B5A3F" w:rsidRDefault="000B5A3F" w:rsidP="000B5A3F">
            <w:pPr>
              <w:contextualSpacing/>
              <w:jc w:val="left"/>
            </w:pPr>
            <w:r w:rsidRPr="000B5A3F">
              <w:t>Cao ba (~50h+)</w:t>
            </w:r>
          </w:p>
        </w:tc>
        <w:tc>
          <w:tcPr>
            <w:tcW w:w="0" w:type="auto"/>
            <w:vAlign w:val="center"/>
            <w:hideMark/>
          </w:tcPr>
          <w:p w:rsidR="000B5A3F" w:rsidRPr="000B5A3F" w:rsidRDefault="000B5A3F" w:rsidP="000B5A3F">
            <w:pPr>
              <w:contextualSpacing/>
              <w:jc w:val="left"/>
            </w:pPr>
            <w:r w:rsidRPr="000B5A3F">
              <w:t>Cao ba (15%)</w:t>
            </w:r>
          </w:p>
        </w:tc>
        <w:tc>
          <w:tcPr>
            <w:tcW w:w="0" w:type="auto"/>
            <w:vAlign w:val="center"/>
            <w:hideMark/>
          </w:tcPr>
          <w:p w:rsidR="000B5A3F" w:rsidRPr="000B5A3F" w:rsidRDefault="000B5A3F" w:rsidP="000B5A3F">
            <w:pPr>
              <w:contextualSpacing/>
              <w:jc w:val="left"/>
            </w:pPr>
            <w:r w:rsidRPr="000B5A3F">
              <w:t>Tương quan thuận.</w:t>
            </w:r>
          </w:p>
        </w:tc>
      </w:tr>
      <w:tr w:rsidR="000B5A3F" w:rsidRPr="000B5A3F" w:rsidTr="000B5A3F">
        <w:trPr>
          <w:tblCellSpacing w:w="15" w:type="dxa"/>
        </w:trPr>
        <w:tc>
          <w:tcPr>
            <w:tcW w:w="0" w:type="auto"/>
            <w:vAlign w:val="center"/>
            <w:hideMark/>
          </w:tcPr>
          <w:p w:rsidR="000B5A3F" w:rsidRPr="000B5A3F" w:rsidRDefault="000B5A3F" w:rsidP="000B5A3F">
            <w:pPr>
              <w:contextualSpacing/>
              <w:jc w:val="left"/>
            </w:pPr>
            <w:r w:rsidRPr="000B5A3F">
              <w:rPr>
                <w:rStyle w:val="Strong"/>
              </w:rPr>
              <w:t>Lecturers</w:t>
            </w:r>
          </w:p>
        </w:tc>
        <w:tc>
          <w:tcPr>
            <w:tcW w:w="0" w:type="auto"/>
            <w:vAlign w:val="center"/>
            <w:hideMark/>
          </w:tcPr>
          <w:p w:rsidR="000B5A3F" w:rsidRPr="000B5A3F" w:rsidRDefault="000B5A3F" w:rsidP="000B5A3F">
            <w:pPr>
              <w:contextualSpacing/>
              <w:jc w:val="left"/>
            </w:pPr>
            <w:r w:rsidRPr="000B5A3F">
              <w:rPr>
                <w:rStyle w:val="Strong"/>
              </w:rPr>
              <w:t>Thấp nhất (&lt;30h)</w:t>
            </w:r>
          </w:p>
        </w:tc>
        <w:tc>
          <w:tcPr>
            <w:tcW w:w="0" w:type="auto"/>
            <w:vAlign w:val="center"/>
            <w:hideMark/>
          </w:tcPr>
          <w:p w:rsidR="000B5A3F" w:rsidRPr="000B5A3F" w:rsidRDefault="000B5A3F" w:rsidP="000B5A3F">
            <w:pPr>
              <w:contextualSpacing/>
              <w:jc w:val="left"/>
            </w:pPr>
            <w:r w:rsidRPr="000B5A3F">
              <w:rPr>
                <w:rStyle w:val="Strong"/>
              </w:rPr>
              <w:t>Cao nhất (25%)</w:t>
            </w:r>
          </w:p>
        </w:tc>
        <w:tc>
          <w:tcPr>
            <w:tcW w:w="0" w:type="auto"/>
            <w:vAlign w:val="center"/>
            <w:hideMark/>
          </w:tcPr>
          <w:p w:rsidR="000B5A3F" w:rsidRPr="000B5A3F" w:rsidRDefault="000B5A3F" w:rsidP="000B5A3F">
            <w:pPr>
              <w:contextualSpacing/>
              <w:jc w:val="left"/>
            </w:pPr>
            <w:r w:rsidRPr="000B5A3F">
              <w:rPr>
                <w:rStyle w:val="Strong"/>
              </w:rPr>
              <w:t>Nghịch lý 2:</w:t>
            </w:r>
            <w:r w:rsidRPr="000B5A3F">
              <w:rPr>
                <w:rStyle w:val="apple-converted-space"/>
              </w:rPr>
              <w:t> </w:t>
            </w:r>
            <w:r w:rsidRPr="000B5A3F">
              <w:t>Làm ít nhất nhưng stress cao nhất.</w:t>
            </w:r>
          </w:p>
        </w:tc>
      </w:tr>
      <w:tr w:rsidR="000B5A3F" w:rsidRPr="000B5A3F" w:rsidTr="000B5A3F">
        <w:trPr>
          <w:tblCellSpacing w:w="15" w:type="dxa"/>
        </w:trPr>
        <w:tc>
          <w:tcPr>
            <w:tcW w:w="0" w:type="auto"/>
            <w:vAlign w:val="center"/>
            <w:hideMark/>
          </w:tcPr>
          <w:p w:rsidR="000B5A3F" w:rsidRPr="000B5A3F" w:rsidRDefault="000B5A3F" w:rsidP="000B5A3F">
            <w:pPr>
              <w:contextualSpacing/>
              <w:jc w:val="left"/>
            </w:pPr>
            <w:r w:rsidRPr="000B5A3F">
              <w:rPr>
                <w:rStyle w:val="Strong"/>
              </w:rPr>
              <w:t>Writers/Chefs</w:t>
            </w:r>
          </w:p>
        </w:tc>
        <w:tc>
          <w:tcPr>
            <w:tcW w:w="0" w:type="auto"/>
            <w:vAlign w:val="center"/>
            <w:hideMark/>
          </w:tcPr>
          <w:p w:rsidR="000B5A3F" w:rsidRPr="000B5A3F" w:rsidRDefault="000B5A3F" w:rsidP="000B5A3F">
            <w:pPr>
              <w:contextualSpacing/>
              <w:jc w:val="left"/>
            </w:pPr>
            <w:r w:rsidRPr="000B5A3F">
              <w:t>Trung bình/Thấp</w:t>
            </w:r>
          </w:p>
        </w:tc>
        <w:tc>
          <w:tcPr>
            <w:tcW w:w="0" w:type="auto"/>
            <w:vAlign w:val="center"/>
            <w:hideMark/>
          </w:tcPr>
          <w:p w:rsidR="000B5A3F" w:rsidRPr="000B5A3F" w:rsidRDefault="000B5A3F" w:rsidP="000B5A3F">
            <w:pPr>
              <w:contextualSpacing/>
              <w:jc w:val="left"/>
            </w:pPr>
            <w:r w:rsidRPr="000B5A3F">
              <w:t>Thấp (8-10%)</w:t>
            </w:r>
          </w:p>
        </w:tc>
        <w:tc>
          <w:tcPr>
            <w:tcW w:w="0" w:type="auto"/>
            <w:vAlign w:val="center"/>
            <w:hideMark/>
          </w:tcPr>
          <w:p w:rsidR="000B5A3F" w:rsidRPr="000B5A3F" w:rsidRDefault="000B5A3F" w:rsidP="000B5A3F">
            <w:pPr>
              <w:contextualSpacing/>
              <w:jc w:val="left"/>
            </w:pPr>
            <w:r w:rsidRPr="000B5A3F">
              <w:t>Tương quan thuận.</w:t>
            </w:r>
          </w:p>
        </w:tc>
      </w:tr>
    </w:tbl>
    <w:p w:rsidR="000B5A3F" w:rsidRDefault="000B5A3F" w:rsidP="000B5A3F">
      <w:pPr>
        <w:pStyle w:val="Heading3"/>
        <w:spacing w:before="0" w:after="0"/>
        <w:contextualSpacing/>
        <w:rPr>
          <w:rFonts w:ascii="Times New Roman" w:hAnsi="Times New Roman" w:cs="Times New Roman"/>
          <w:color w:val="000000"/>
          <w:sz w:val="24"/>
          <w:szCs w:val="24"/>
          <w:lang w:val="vi-VN"/>
        </w:rPr>
      </w:pPr>
    </w:p>
    <w:p w:rsidR="000B5A3F" w:rsidRPr="000B5A3F" w:rsidRDefault="000B5A3F" w:rsidP="000B5A3F">
      <w:pPr>
        <w:pStyle w:val="Heading3"/>
        <w:spacing w:before="0" w:after="0"/>
        <w:contextualSpacing/>
        <w:rPr>
          <w:rFonts w:ascii="Times New Roman" w:hAnsi="Times New Roman" w:cs="Times New Roman"/>
          <w:b/>
          <w:bCs/>
          <w:color w:val="000000"/>
          <w:sz w:val="24"/>
          <w:szCs w:val="24"/>
        </w:rPr>
      </w:pPr>
      <w:r w:rsidRPr="000B5A3F">
        <w:rPr>
          <w:rFonts w:ascii="Times New Roman" w:hAnsi="Times New Roman" w:cs="Times New Roman"/>
          <w:b/>
          <w:bCs/>
          <w:color w:val="000000"/>
          <w:sz w:val="24"/>
          <w:szCs w:val="24"/>
        </w:rPr>
        <w:t>3. Xác định Đặc điểm Chính (Key Features - Overview)</w:t>
      </w:r>
    </w:p>
    <w:p w:rsidR="000B5A3F" w:rsidRPr="000B5A3F" w:rsidRDefault="000B5A3F" w:rsidP="000B5A3F">
      <w:pPr>
        <w:pStyle w:val="NormalWeb"/>
        <w:spacing w:before="0" w:beforeAutospacing="0" w:after="0" w:afterAutospacing="0" w:line="360" w:lineRule="auto"/>
        <w:contextualSpacing/>
        <w:jc w:val="both"/>
        <w:rPr>
          <w:color w:val="000000"/>
        </w:rPr>
      </w:pPr>
      <w:r w:rsidRPr="000B5A3F">
        <w:rPr>
          <w:color w:val="000000"/>
        </w:rPr>
        <w:t>Ở Band 7.0+, Overview không được liệt kê máy móc. Bạn cần chỉ ra</w:t>
      </w:r>
      <w:r w:rsidRPr="000B5A3F">
        <w:rPr>
          <w:rStyle w:val="apple-converted-space"/>
          <w:rFonts w:eastAsiaTheme="majorEastAsia"/>
          <w:color w:val="000000"/>
        </w:rPr>
        <w:t> </w:t>
      </w:r>
      <w:r w:rsidRPr="000B5A3F">
        <w:rPr>
          <w:rStyle w:val="Strong"/>
          <w:rFonts w:eastAsiaTheme="majorEastAsia"/>
          <w:color w:val="000000"/>
        </w:rPr>
        <w:t>mối quan hệ</w:t>
      </w:r>
      <w:r w:rsidRPr="000B5A3F">
        <w:rPr>
          <w:rStyle w:val="apple-converted-space"/>
          <w:rFonts w:eastAsiaTheme="majorEastAsia"/>
          <w:color w:val="000000"/>
        </w:rPr>
        <w:t> </w:t>
      </w:r>
      <w:r w:rsidRPr="000B5A3F">
        <w:rPr>
          <w:color w:val="000000"/>
        </w:rPr>
        <w:t>giữa hai biểu đồ.</w:t>
      </w:r>
    </w:p>
    <w:p w:rsidR="000B5A3F" w:rsidRPr="000B5A3F" w:rsidRDefault="000B5A3F" w:rsidP="000B5A3F">
      <w:pPr>
        <w:numPr>
          <w:ilvl w:val="0"/>
          <w:numId w:val="63"/>
        </w:numPr>
        <w:contextualSpacing/>
        <w:rPr>
          <w:color w:val="000000"/>
        </w:rPr>
      </w:pPr>
      <w:r w:rsidRPr="000B5A3F">
        <w:rPr>
          <w:rStyle w:val="Strong"/>
          <w:color w:val="000000"/>
        </w:rPr>
        <w:t>Bước 1: So sánh độ lớn (Magnitude):</w:t>
      </w:r>
    </w:p>
    <w:p w:rsidR="000B5A3F" w:rsidRPr="000B5A3F" w:rsidRDefault="000B5A3F" w:rsidP="000B5A3F">
      <w:pPr>
        <w:numPr>
          <w:ilvl w:val="1"/>
          <w:numId w:val="63"/>
        </w:numPr>
        <w:contextualSpacing/>
        <w:rPr>
          <w:color w:val="000000"/>
        </w:rPr>
      </w:pPr>
      <w:r w:rsidRPr="000B5A3F">
        <w:rPr>
          <w:color w:val="000000"/>
        </w:rPr>
        <w:lastRenderedPageBreak/>
        <w:t xml:space="preserve">Ai làm nhiều nhất? </w:t>
      </w:r>
      <w:r>
        <w:rPr>
          <w:color w:val="000000"/>
          <w:lang w:val="vi-VN"/>
        </w:rPr>
        <w:t>-&gt;</w:t>
      </w:r>
      <w:r w:rsidRPr="000B5A3F">
        <w:rPr>
          <w:color w:val="000000"/>
        </w:rPr>
        <w:t xml:space="preserve"> Businessmen.</w:t>
      </w:r>
    </w:p>
    <w:p w:rsidR="000B5A3F" w:rsidRPr="000B5A3F" w:rsidRDefault="000B5A3F" w:rsidP="000B5A3F">
      <w:pPr>
        <w:numPr>
          <w:ilvl w:val="1"/>
          <w:numId w:val="63"/>
        </w:numPr>
        <w:contextualSpacing/>
        <w:rPr>
          <w:color w:val="000000"/>
        </w:rPr>
      </w:pPr>
      <w:r w:rsidRPr="000B5A3F">
        <w:rPr>
          <w:color w:val="000000"/>
        </w:rPr>
        <w:t xml:space="preserve">Ai stress nhất? </w:t>
      </w:r>
      <w:r>
        <w:rPr>
          <w:color w:val="000000"/>
          <w:lang w:val="vi-VN"/>
        </w:rPr>
        <w:t>-&gt;</w:t>
      </w:r>
      <w:r w:rsidRPr="000B5A3F">
        <w:rPr>
          <w:color w:val="000000"/>
        </w:rPr>
        <w:t xml:space="preserve"> Lecturers.</w:t>
      </w:r>
    </w:p>
    <w:p w:rsidR="000B5A3F" w:rsidRPr="000B5A3F" w:rsidRDefault="000B5A3F" w:rsidP="000B5A3F">
      <w:pPr>
        <w:numPr>
          <w:ilvl w:val="0"/>
          <w:numId w:val="63"/>
        </w:numPr>
        <w:contextualSpacing/>
        <w:rPr>
          <w:color w:val="000000"/>
        </w:rPr>
      </w:pPr>
      <w:r w:rsidRPr="000B5A3F">
        <w:rPr>
          <w:rStyle w:val="Strong"/>
          <w:color w:val="000000"/>
        </w:rPr>
        <w:t>Bước 2: Tìm mối tương quan (Correlation):</w:t>
      </w:r>
    </w:p>
    <w:p w:rsidR="000B5A3F" w:rsidRPr="000B5A3F" w:rsidRDefault="000B5A3F" w:rsidP="000B5A3F">
      <w:pPr>
        <w:numPr>
          <w:ilvl w:val="1"/>
          <w:numId w:val="63"/>
        </w:numPr>
        <w:contextualSpacing/>
        <w:rPr>
          <w:color w:val="000000"/>
        </w:rPr>
      </w:pPr>
      <w:r w:rsidRPr="000B5A3F">
        <w:rPr>
          <w:color w:val="000000"/>
        </w:rPr>
        <w:t xml:space="preserve">Có phải cứ làm nhiều giờ là stress nhiều không? </w:t>
      </w:r>
      <w:r>
        <w:rPr>
          <w:color w:val="000000"/>
          <w:lang w:val="vi-VN"/>
        </w:rPr>
        <w:t>-&gt;</w:t>
      </w:r>
      <w:r w:rsidRPr="000B5A3F">
        <w:rPr>
          <w:rStyle w:val="apple-converted-space"/>
          <w:color w:val="000000"/>
        </w:rPr>
        <w:t> </w:t>
      </w:r>
      <w:r w:rsidRPr="000B5A3F">
        <w:rPr>
          <w:rStyle w:val="Strong"/>
          <w:color w:val="000000"/>
        </w:rPr>
        <w:t>KHÔNG</w:t>
      </w:r>
      <w:r w:rsidRPr="000B5A3F">
        <w:rPr>
          <w:color w:val="000000"/>
        </w:rPr>
        <w:t>.</w:t>
      </w:r>
    </w:p>
    <w:p w:rsidR="000B5A3F" w:rsidRPr="000B5A3F" w:rsidRDefault="000B5A3F" w:rsidP="000B5A3F">
      <w:pPr>
        <w:numPr>
          <w:ilvl w:val="1"/>
          <w:numId w:val="63"/>
        </w:numPr>
        <w:contextualSpacing/>
        <w:rPr>
          <w:color w:val="000000"/>
        </w:rPr>
      </w:pPr>
      <w:r w:rsidRPr="000B5A3F">
        <w:rPr>
          <w:rStyle w:val="Emphasis"/>
          <w:color w:val="000000"/>
        </w:rPr>
        <w:t>Evidence:</w:t>
      </w:r>
      <w:r w:rsidRPr="000B5A3F">
        <w:rPr>
          <w:rStyle w:val="apple-converted-space"/>
          <w:color w:val="000000"/>
        </w:rPr>
        <w:t> </w:t>
      </w:r>
      <w:r w:rsidRPr="000B5A3F">
        <w:rPr>
          <w:color w:val="000000"/>
        </w:rPr>
        <w:t>Businessmen làm việc nhiều nhất nhưng mức độ stress chỉ ở mức trung bình. Ngược lại, Lecturers làm ít giờ nhất nhưng lại chịu stress cao nhất.</w:t>
      </w:r>
    </w:p>
    <w:p w:rsidR="000B5A3F" w:rsidRPr="000B5A3F" w:rsidRDefault="000B5A3F" w:rsidP="000B5A3F">
      <w:pPr>
        <w:pStyle w:val="NormalWeb"/>
        <w:spacing w:before="0" w:beforeAutospacing="0" w:after="0" w:afterAutospacing="0" w:line="360" w:lineRule="auto"/>
        <w:contextualSpacing/>
        <w:jc w:val="both"/>
        <w:rPr>
          <w:color w:val="000000"/>
        </w:rPr>
      </w:pPr>
      <w:r>
        <w:rPr>
          <w:color w:val="000000"/>
          <w:lang w:val="vi-VN"/>
        </w:rPr>
        <w:t>=&gt;</w:t>
      </w:r>
      <w:r w:rsidRPr="000B5A3F">
        <w:rPr>
          <w:rStyle w:val="apple-converted-space"/>
          <w:rFonts w:eastAsiaTheme="majorEastAsia"/>
          <w:color w:val="000000"/>
        </w:rPr>
        <w:t> </w:t>
      </w:r>
      <w:r w:rsidRPr="000B5A3F">
        <w:rPr>
          <w:rStyle w:val="Strong"/>
          <w:rFonts w:eastAsiaTheme="majorEastAsia"/>
          <w:color w:val="000000"/>
        </w:rPr>
        <w:t>Kết luận cho Overview:</w:t>
      </w:r>
      <w:r w:rsidRPr="000B5A3F">
        <w:rPr>
          <w:rStyle w:val="apple-converted-space"/>
          <w:rFonts w:eastAsiaTheme="majorEastAsia"/>
          <w:color w:val="000000"/>
        </w:rPr>
        <w:t> </w:t>
      </w:r>
      <w:r w:rsidRPr="000B5A3F">
        <w:rPr>
          <w:color w:val="000000"/>
        </w:rPr>
        <w:t>Số giờ làm việc và mức độ stress không phải lúc nào cũng tỷ lệ thuận (direct correlation). Sự chênh lệch đáng chú ý nhất nằm ở nhóm Lecturers và Businessmen.</w:t>
      </w:r>
    </w:p>
    <w:p w:rsidR="000B5A3F" w:rsidRPr="000B5A3F" w:rsidRDefault="000B5A3F" w:rsidP="000B5A3F">
      <w:pPr>
        <w:pStyle w:val="Heading3"/>
        <w:spacing w:before="0" w:after="0"/>
        <w:contextualSpacing/>
        <w:rPr>
          <w:rFonts w:ascii="Times New Roman" w:hAnsi="Times New Roman" w:cs="Times New Roman"/>
          <w:b/>
          <w:bCs/>
          <w:color w:val="000000"/>
          <w:sz w:val="24"/>
          <w:szCs w:val="24"/>
        </w:rPr>
      </w:pPr>
      <w:r w:rsidRPr="000B5A3F">
        <w:rPr>
          <w:rFonts w:ascii="Times New Roman" w:hAnsi="Times New Roman" w:cs="Times New Roman"/>
          <w:b/>
          <w:bCs/>
          <w:color w:val="000000"/>
          <w:sz w:val="24"/>
          <w:szCs w:val="24"/>
        </w:rPr>
        <w:t>4. Chiến lược Nhóm thông tin (Grouping Strategy)</w:t>
      </w:r>
    </w:p>
    <w:p w:rsidR="000B5A3F" w:rsidRPr="000B5A3F" w:rsidRDefault="000B5A3F" w:rsidP="000B5A3F">
      <w:pPr>
        <w:pStyle w:val="NormalWeb"/>
        <w:spacing w:before="0" w:beforeAutospacing="0" w:after="0" w:afterAutospacing="0" w:line="360" w:lineRule="auto"/>
        <w:contextualSpacing/>
        <w:jc w:val="both"/>
        <w:rPr>
          <w:color w:val="000000"/>
        </w:rPr>
      </w:pPr>
      <w:r w:rsidRPr="000B5A3F">
        <w:rPr>
          <w:color w:val="000000"/>
        </w:rPr>
        <w:t>Để bài viết mạch lạc (Coherence &amp; Cohesion), ta không viết lần lượt từng nghề từ trái sang phải. Ta sẽ nhóm theo logic so sánh.</w:t>
      </w:r>
    </w:p>
    <w:p w:rsidR="000B5A3F" w:rsidRPr="000B5A3F" w:rsidRDefault="000B5A3F" w:rsidP="000B5A3F">
      <w:pPr>
        <w:numPr>
          <w:ilvl w:val="0"/>
          <w:numId w:val="64"/>
        </w:numPr>
        <w:contextualSpacing/>
        <w:rPr>
          <w:color w:val="000000"/>
        </w:rPr>
      </w:pPr>
      <w:r w:rsidRPr="000B5A3F">
        <w:rPr>
          <w:rStyle w:val="Strong"/>
          <w:color w:val="000000"/>
        </w:rPr>
        <w:t>Cách tiếp cận tối ưu:</w:t>
      </w:r>
    </w:p>
    <w:p w:rsidR="000B5A3F" w:rsidRPr="000B5A3F" w:rsidRDefault="000B5A3F" w:rsidP="000B5A3F">
      <w:pPr>
        <w:numPr>
          <w:ilvl w:val="1"/>
          <w:numId w:val="64"/>
        </w:numPr>
        <w:contextualSpacing/>
        <w:rPr>
          <w:color w:val="000000"/>
        </w:rPr>
      </w:pPr>
      <w:r w:rsidRPr="000B5A3F">
        <w:rPr>
          <w:rStyle w:val="Strong"/>
          <w:color w:val="000000"/>
        </w:rPr>
        <w:t>Thân bài 1 (Body 1):</w:t>
      </w:r>
      <w:r w:rsidRPr="000B5A3F">
        <w:rPr>
          <w:rStyle w:val="apple-converted-space"/>
          <w:color w:val="000000"/>
        </w:rPr>
        <w:t> </w:t>
      </w:r>
      <w:r w:rsidRPr="000B5A3F">
        <w:rPr>
          <w:color w:val="000000"/>
        </w:rPr>
        <w:t>Tập trung vào</w:t>
      </w:r>
      <w:r w:rsidRPr="000B5A3F">
        <w:rPr>
          <w:rStyle w:val="apple-converted-space"/>
          <w:color w:val="000000"/>
        </w:rPr>
        <w:t> </w:t>
      </w:r>
      <w:r w:rsidRPr="000B5A3F">
        <w:rPr>
          <w:rStyle w:val="Strong"/>
          <w:color w:val="000000"/>
        </w:rPr>
        <w:t>Bar Chart</w:t>
      </w:r>
      <w:r w:rsidRPr="000B5A3F">
        <w:rPr>
          <w:rStyle w:val="apple-converted-space"/>
          <w:color w:val="000000"/>
        </w:rPr>
        <w:t> </w:t>
      </w:r>
      <w:r w:rsidRPr="000B5A3F">
        <w:rPr>
          <w:color w:val="000000"/>
        </w:rPr>
        <w:t>(Giờ làm việc). Phân nhóm những người làm nhiều giờ nhất (Businessmen, Movie Producers) và ít nhất (Lecturers, Chefs).</w:t>
      </w:r>
    </w:p>
    <w:p w:rsidR="000B5A3F" w:rsidRPr="000B5A3F" w:rsidRDefault="000B5A3F" w:rsidP="000B5A3F">
      <w:pPr>
        <w:numPr>
          <w:ilvl w:val="1"/>
          <w:numId w:val="64"/>
        </w:numPr>
        <w:contextualSpacing/>
        <w:rPr>
          <w:color w:val="000000"/>
        </w:rPr>
      </w:pPr>
      <w:r w:rsidRPr="000B5A3F">
        <w:rPr>
          <w:rStyle w:val="Strong"/>
          <w:color w:val="000000"/>
        </w:rPr>
        <w:t>Thân bài 2 (Body 2):</w:t>
      </w:r>
      <w:r w:rsidRPr="000B5A3F">
        <w:rPr>
          <w:rStyle w:val="apple-converted-space"/>
          <w:color w:val="000000"/>
        </w:rPr>
        <w:t> </w:t>
      </w:r>
      <w:r w:rsidRPr="000B5A3F">
        <w:rPr>
          <w:color w:val="000000"/>
        </w:rPr>
        <w:t>Tập trung vào</w:t>
      </w:r>
      <w:r w:rsidRPr="000B5A3F">
        <w:rPr>
          <w:rStyle w:val="apple-converted-space"/>
          <w:color w:val="000000"/>
        </w:rPr>
        <w:t> </w:t>
      </w:r>
      <w:r w:rsidRPr="000B5A3F">
        <w:rPr>
          <w:rStyle w:val="Strong"/>
          <w:color w:val="000000"/>
        </w:rPr>
        <w:t>Pie Chart</w:t>
      </w:r>
      <w:r w:rsidRPr="000B5A3F">
        <w:rPr>
          <w:rStyle w:val="apple-converted-space"/>
          <w:color w:val="000000"/>
        </w:rPr>
        <w:t> </w:t>
      </w:r>
      <w:r w:rsidRPr="000B5A3F">
        <w:rPr>
          <w:color w:val="000000"/>
        </w:rPr>
        <w:t>(Stress) nhưng</w:t>
      </w:r>
      <w:r w:rsidRPr="000B5A3F">
        <w:rPr>
          <w:rStyle w:val="apple-converted-space"/>
          <w:color w:val="000000"/>
        </w:rPr>
        <w:t> </w:t>
      </w:r>
      <w:r w:rsidRPr="000B5A3F">
        <w:rPr>
          <w:rStyle w:val="Strong"/>
          <w:color w:val="000000"/>
        </w:rPr>
        <w:t>liên kết ngược lại</w:t>
      </w:r>
      <w:r w:rsidRPr="000B5A3F">
        <w:rPr>
          <w:rStyle w:val="apple-converted-space"/>
          <w:color w:val="000000"/>
        </w:rPr>
        <w:t> </w:t>
      </w:r>
      <w:r w:rsidRPr="000B5A3F">
        <w:rPr>
          <w:color w:val="000000"/>
        </w:rPr>
        <w:t>với Body 1. Tại đây, ta làm nổi bật sự mâu thuẫn (Contrast) giữa giờ làm và stress của Lecturers và Businessmen.</w:t>
      </w:r>
    </w:p>
    <w:p w:rsidR="000B5A3F" w:rsidRPr="000B5A3F" w:rsidRDefault="00B13C8E" w:rsidP="000B5A3F">
      <w:pPr>
        <w:contextualSpacing/>
        <w:rPr>
          <w:color w:val="auto"/>
        </w:rPr>
      </w:pPr>
      <w:r>
        <w:rPr>
          <w:noProof/>
        </w:rPr>
        <w:pict>
          <v:rect id="_x0000_i1037" alt="" style="width:468pt;height:.05pt;mso-width-percent:0;mso-height-percent:0;mso-width-percent:0;mso-height-percent:0" o:hralign="center" o:hrstd="t" o:hr="t" fillcolor="#a0a0a0" stroked="f"/>
        </w:pict>
      </w:r>
    </w:p>
    <w:p w:rsidR="000B5A3F" w:rsidRPr="000B5A3F" w:rsidRDefault="000B5A3F" w:rsidP="000B5A3F">
      <w:pPr>
        <w:pStyle w:val="Heading2"/>
        <w:spacing w:before="0" w:after="0"/>
        <w:contextualSpacing/>
        <w:rPr>
          <w:rFonts w:ascii="Times New Roman" w:hAnsi="Times New Roman" w:cs="Times New Roman"/>
          <w:b/>
          <w:bCs/>
          <w:color w:val="000000"/>
          <w:sz w:val="24"/>
          <w:szCs w:val="24"/>
        </w:rPr>
      </w:pPr>
      <w:r w:rsidRPr="000B5A3F">
        <w:rPr>
          <w:rFonts w:ascii="Times New Roman" w:hAnsi="Times New Roman" w:cs="Times New Roman"/>
          <w:b/>
          <w:bCs/>
          <w:color w:val="000000"/>
          <w:sz w:val="24"/>
          <w:szCs w:val="24"/>
        </w:rPr>
        <w:t>PHẦN II: HƯỚNG DẪN VIẾT BÀI CHI TIẾT</w:t>
      </w:r>
    </w:p>
    <w:p w:rsidR="000B5A3F" w:rsidRPr="000B5A3F" w:rsidRDefault="000B5A3F" w:rsidP="000B5A3F">
      <w:pPr>
        <w:pStyle w:val="Heading3"/>
        <w:spacing w:before="0" w:after="0"/>
        <w:contextualSpacing/>
        <w:rPr>
          <w:rFonts w:ascii="Times New Roman" w:hAnsi="Times New Roman" w:cs="Times New Roman"/>
          <w:b/>
          <w:bCs/>
          <w:color w:val="000000"/>
          <w:sz w:val="24"/>
          <w:szCs w:val="24"/>
        </w:rPr>
      </w:pPr>
      <w:r w:rsidRPr="000B5A3F">
        <w:rPr>
          <w:rFonts w:ascii="Times New Roman" w:hAnsi="Times New Roman" w:cs="Times New Roman"/>
          <w:b/>
          <w:bCs/>
          <w:color w:val="000000"/>
          <w:sz w:val="24"/>
          <w:szCs w:val="24"/>
        </w:rPr>
        <w:t>1. Mở bài (Introduction)</w:t>
      </w:r>
    </w:p>
    <w:p w:rsidR="000B5A3F" w:rsidRPr="000B5A3F" w:rsidRDefault="000B5A3F" w:rsidP="000B5A3F">
      <w:pPr>
        <w:numPr>
          <w:ilvl w:val="0"/>
          <w:numId w:val="65"/>
        </w:numPr>
        <w:contextualSpacing/>
        <w:rPr>
          <w:color w:val="000000"/>
        </w:rPr>
      </w:pPr>
      <w:r w:rsidRPr="000B5A3F">
        <w:rPr>
          <w:rStyle w:val="Strong"/>
          <w:color w:val="000000"/>
        </w:rPr>
        <w:t>Nhiệm vụ:</w:t>
      </w:r>
      <w:r w:rsidRPr="000B5A3F">
        <w:rPr>
          <w:rStyle w:val="apple-converted-space"/>
          <w:color w:val="000000"/>
        </w:rPr>
        <w:t> </w:t>
      </w:r>
      <w:r w:rsidRPr="000B5A3F">
        <w:rPr>
          <w:color w:val="000000"/>
        </w:rPr>
        <w:t>Paraphrase đề bài.</w:t>
      </w:r>
    </w:p>
    <w:p w:rsidR="000B5A3F" w:rsidRPr="000B5A3F" w:rsidRDefault="000B5A3F" w:rsidP="000B5A3F">
      <w:pPr>
        <w:numPr>
          <w:ilvl w:val="0"/>
          <w:numId w:val="65"/>
        </w:numPr>
        <w:contextualSpacing/>
        <w:rPr>
          <w:color w:val="000000"/>
        </w:rPr>
      </w:pPr>
      <w:r w:rsidRPr="000B5A3F">
        <w:rPr>
          <w:rStyle w:val="Strong"/>
          <w:color w:val="000000"/>
        </w:rPr>
        <w:t>Kỹ thuật nâng cao:</w:t>
      </w:r>
      <w:r w:rsidRPr="000B5A3F">
        <w:rPr>
          <w:rStyle w:val="apple-converted-space"/>
          <w:color w:val="000000"/>
        </w:rPr>
        <w:t> </w:t>
      </w:r>
      <w:r w:rsidRPr="000B5A3F">
        <w:rPr>
          <w:color w:val="000000"/>
        </w:rPr>
        <w:t>Dùng từ vựng chính xác về sức khỏe và nghề nghiệp.</w:t>
      </w:r>
    </w:p>
    <w:p w:rsidR="000B5A3F" w:rsidRPr="000B5A3F" w:rsidRDefault="000B5A3F" w:rsidP="000B5A3F">
      <w:pPr>
        <w:numPr>
          <w:ilvl w:val="0"/>
          <w:numId w:val="65"/>
        </w:numPr>
        <w:contextualSpacing/>
        <w:rPr>
          <w:color w:val="000000"/>
        </w:rPr>
      </w:pPr>
      <w:r w:rsidRPr="000B5A3F">
        <w:rPr>
          <w:rStyle w:val="Strong"/>
          <w:color w:val="000000"/>
        </w:rPr>
        <w:t>Bài mẫu:</w:t>
      </w:r>
    </w:p>
    <w:p w:rsidR="000B5A3F" w:rsidRPr="000B5A3F" w:rsidRDefault="000B5A3F" w:rsidP="000B5A3F">
      <w:pPr>
        <w:ind w:left="720"/>
        <w:contextualSpacing/>
        <w:rPr>
          <w:color w:val="000000"/>
        </w:rPr>
      </w:pPr>
      <w:r w:rsidRPr="000B5A3F">
        <w:rPr>
          <w:color w:val="000000"/>
        </w:rPr>
        <w:t>"The bar chart compares the average weekly working hours of eight different professions, while the pie chart illustrates the percentage of people in these occupations suffering from stress-related illnesses."</w:t>
      </w:r>
    </w:p>
    <w:p w:rsidR="000B5A3F" w:rsidRPr="000B5A3F" w:rsidRDefault="000B5A3F" w:rsidP="000B5A3F">
      <w:pPr>
        <w:pStyle w:val="Heading3"/>
        <w:spacing w:before="0" w:after="0"/>
        <w:contextualSpacing/>
        <w:rPr>
          <w:rFonts w:ascii="Times New Roman" w:hAnsi="Times New Roman" w:cs="Times New Roman"/>
          <w:b/>
          <w:bCs/>
          <w:color w:val="000000"/>
          <w:sz w:val="24"/>
          <w:szCs w:val="24"/>
        </w:rPr>
      </w:pPr>
      <w:r w:rsidRPr="000B5A3F">
        <w:rPr>
          <w:rFonts w:ascii="Times New Roman" w:hAnsi="Times New Roman" w:cs="Times New Roman"/>
          <w:b/>
          <w:bCs/>
          <w:color w:val="000000"/>
          <w:sz w:val="24"/>
          <w:szCs w:val="24"/>
        </w:rPr>
        <w:t>2. Tổng quan (Overview)</w:t>
      </w:r>
    </w:p>
    <w:p w:rsidR="000B5A3F" w:rsidRPr="000B5A3F" w:rsidRDefault="000B5A3F" w:rsidP="000B5A3F">
      <w:pPr>
        <w:numPr>
          <w:ilvl w:val="0"/>
          <w:numId w:val="66"/>
        </w:numPr>
        <w:contextualSpacing/>
        <w:rPr>
          <w:color w:val="000000"/>
        </w:rPr>
      </w:pPr>
      <w:r w:rsidRPr="000B5A3F">
        <w:rPr>
          <w:rStyle w:val="Strong"/>
          <w:color w:val="000000"/>
        </w:rPr>
        <w:t>Nhiệm vụ:</w:t>
      </w:r>
      <w:r w:rsidRPr="000B5A3F">
        <w:rPr>
          <w:rStyle w:val="apple-converted-space"/>
          <w:color w:val="000000"/>
        </w:rPr>
        <w:t> </w:t>
      </w:r>
      <w:r w:rsidRPr="000B5A3F">
        <w:rPr>
          <w:color w:val="000000"/>
        </w:rPr>
        <w:t>Nêu bật sự thiếu tương quan giữa giờ làm và stress.</w:t>
      </w:r>
    </w:p>
    <w:p w:rsidR="000B5A3F" w:rsidRPr="000B5A3F" w:rsidRDefault="000B5A3F" w:rsidP="000B5A3F">
      <w:pPr>
        <w:numPr>
          <w:ilvl w:val="0"/>
          <w:numId w:val="66"/>
        </w:numPr>
        <w:contextualSpacing/>
        <w:rPr>
          <w:color w:val="000000"/>
        </w:rPr>
      </w:pPr>
      <w:r w:rsidRPr="000B5A3F">
        <w:rPr>
          <w:rStyle w:val="Strong"/>
          <w:color w:val="000000"/>
        </w:rPr>
        <w:t>Bài mẫu:</w:t>
      </w:r>
    </w:p>
    <w:p w:rsidR="000B5A3F" w:rsidRPr="000B5A3F" w:rsidRDefault="000B5A3F" w:rsidP="000B5A3F">
      <w:pPr>
        <w:ind w:left="720"/>
        <w:contextualSpacing/>
        <w:rPr>
          <w:color w:val="000000"/>
        </w:rPr>
      </w:pPr>
      <w:r w:rsidRPr="000B5A3F">
        <w:rPr>
          <w:color w:val="000000"/>
        </w:rPr>
        <w:lastRenderedPageBreak/>
        <w:t>"</w:t>
      </w:r>
      <w:r w:rsidRPr="000B5A3F">
        <w:rPr>
          <w:rStyle w:val="Strong"/>
          <w:color w:val="000000"/>
        </w:rPr>
        <w:t>Overall</w:t>
      </w:r>
      <w:r w:rsidRPr="000B5A3F">
        <w:rPr>
          <w:color w:val="000000"/>
        </w:rPr>
        <w:t>, it is evident that working hours do not necessarily correlate with stress levels. While Businessmen work the longest hours, it is Lecturers who suffer the most from stress-related ailments, despite having the lightest workload in terms of hours."</w:t>
      </w:r>
    </w:p>
    <w:p w:rsidR="000B5A3F" w:rsidRPr="000B5A3F" w:rsidRDefault="000B5A3F" w:rsidP="000B5A3F">
      <w:pPr>
        <w:numPr>
          <w:ilvl w:val="1"/>
          <w:numId w:val="66"/>
        </w:numPr>
        <w:contextualSpacing/>
        <w:rPr>
          <w:color w:val="000000"/>
        </w:rPr>
      </w:pPr>
      <w:r w:rsidRPr="000B5A3F">
        <w:rPr>
          <w:rStyle w:val="Emphasis"/>
          <w:color w:val="000000"/>
        </w:rPr>
        <w:t>Phân tích:</w:t>
      </w:r>
      <w:r w:rsidRPr="000B5A3F">
        <w:rPr>
          <w:rStyle w:val="apple-converted-space"/>
          <w:color w:val="000000"/>
        </w:rPr>
        <w:t> </w:t>
      </w:r>
      <w:r w:rsidRPr="000B5A3F">
        <w:rPr>
          <w:color w:val="000000"/>
        </w:rPr>
        <w:t>Cấu trúc "It is [Subject] who..." (Câu chẻ) dùng để nhấn mạnh. Từ vựng "Ailments" (bệnh tật) và "Workload" (khối lượng công việc) giúp nâng điểm từ vựng.</w:t>
      </w:r>
    </w:p>
    <w:p w:rsidR="000B5A3F" w:rsidRPr="000B5A3F" w:rsidRDefault="000B5A3F" w:rsidP="000B5A3F">
      <w:pPr>
        <w:pStyle w:val="Heading3"/>
        <w:spacing w:before="0" w:after="0"/>
        <w:contextualSpacing/>
        <w:rPr>
          <w:rFonts w:ascii="Times New Roman" w:hAnsi="Times New Roman" w:cs="Times New Roman"/>
          <w:b/>
          <w:bCs/>
          <w:color w:val="000000"/>
          <w:sz w:val="24"/>
          <w:szCs w:val="24"/>
        </w:rPr>
      </w:pPr>
      <w:r w:rsidRPr="000B5A3F">
        <w:rPr>
          <w:rFonts w:ascii="Times New Roman" w:hAnsi="Times New Roman" w:cs="Times New Roman"/>
          <w:b/>
          <w:bCs/>
          <w:color w:val="000000"/>
          <w:sz w:val="24"/>
          <w:szCs w:val="24"/>
        </w:rPr>
        <w:t>3. Thân bài 1: Phân tích Giờ làm việc (The Bar Chart)</w:t>
      </w:r>
    </w:p>
    <w:p w:rsidR="000B5A3F" w:rsidRPr="000B5A3F" w:rsidRDefault="000B5A3F" w:rsidP="000B5A3F">
      <w:pPr>
        <w:numPr>
          <w:ilvl w:val="0"/>
          <w:numId w:val="67"/>
        </w:numPr>
        <w:contextualSpacing/>
        <w:rPr>
          <w:color w:val="000000"/>
        </w:rPr>
      </w:pPr>
      <w:r w:rsidRPr="000B5A3F">
        <w:rPr>
          <w:rStyle w:val="Strong"/>
          <w:color w:val="000000"/>
        </w:rPr>
        <w:t>Chiến lược:</w:t>
      </w:r>
      <w:r w:rsidRPr="000B5A3F">
        <w:rPr>
          <w:rStyle w:val="apple-converted-space"/>
          <w:color w:val="000000"/>
        </w:rPr>
        <w:t> </w:t>
      </w:r>
      <w:r w:rsidRPr="000B5A3F">
        <w:rPr>
          <w:color w:val="000000"/>
        </w:rPr>
        <w:t>Mô tả từ cao xuống thấp, nhóm các đối tượng nổi bật.</w:t>
      </w:r>
    </w:p>
    <w:p w:rsidR="000B5A3F" w:rsidRPr="000B5A3F" w:rsidRDefault="000B5A3F" w:rsidP="000B5A3F">
      <w:pPr>
        <w:numPr>
          <w:ilvl w:val="0"/>
          <w:numId w:val="67"/>
        </w:numPr>
        <w:contextualSpacing/>
        <w:rPr>
          <w:color w:val="000000"/>
        </w:rPr>
      </w:pPr>
      <w:r w:rsidRPr="000B5A3F">
        <w:rPr>
          <w:rStyle w:val="Strong"/>
          <w:color w:val="000000"/>
        </w:rPr>
        <w:t>Bài mẫu:</w:t>
      </w:r>
    </w:p>
    <w:p w:rsidR="000B5A3F" w:rsidRPr="000B5A3F" w:rsidRDefault="000B5A3F" w:rsidP="000B5A3F">
      <w:pPr>
        <w:ind w:left="720"/>
        <w:contextualSpacing/>
        <w:rPr>
          <w:color w:val="000000"/>
        </w:rPr>
      </w:pPr>
      <w:r w:rsidRPr="000B5A3F">
        <w:rPr>
          <w:color w:val="000000"/>
        </w:rPr>
        <w:t>"Regarding working hours, Businessmen stand out with the heaviest schedule, averaging approximately 70 hours per week. They are followed by Movie Producers and Doctors, who work about 60 and slightly over 50 hours, respectively. In contrast, the remaining professions engage in significantly fewer working hours. Writers, Lawyers, and Programmers all work between 35 and 45 hours, while Lecturers record the lowest figure on the chart, at roughly 28 hours per week."</w:t>
      </w:r>
    </w:p>
    <w:p w:rsidR="000B5A3F" w:rsidRPr="000B5A3F" w:rsidRDefault="000B5A3F" w:rsidP="000B5A3F">
      <w:pPr>
        <w:numPr>
          <w:ilvl w:val="1"/>
          <w:numId w:val="67"/>
        </w:numPr>
        <w:contextualSpacing/>
        <w:rPr>
          <w:color w:val="000000"/>
        </w:rPr>
      </w:pPr>
      <w:r w:rsidRPr="000B5A3F">
        <w:rPr>
          <w:rStyle w:val="Emphasis"/>
          <w:color w:val="000000"/>
        </w:rPr>
        <w:t>Phân tích:</w:t>
      </w:r>
    </w:p>
    <w:p w:rsidR="000B5A3F" w:rsidRPr="000B5A3F" w:rsidRDefault="000B5A3F" w:rsidP="000B5A3F">
      <w:pPr>
        <w:numPr>
          <w:ilvl w:val="2"/>
          <w:numId w:val="67"/>
        </w:numPr>
        <w:contextualSpacing/>
        <w:rPr>
          <w:color w:val="000000"/>
        </w:rPr>
      </w:pPr>
      <w:r w:rsidRPr="000B5A3F">
        <w:rPr>
          <w:rStyle w:val="Emphasis"/>
          <w:color w:val="000000"/>
        </w:rPr>
        <w:t>Stand out with the heaviest schedule:</w:t>
      </w:r>
      <w:r w:rsidRPr="000B5A3F">
        <w:rPr>
          <w:rStyle w:val="apple-converted-space"/>
          <w:color w:val="000000"/>
        </w:rPr>
        <w:t> </w:t>
      </w:r>
      <w:r w:rsidRPr="000B5A3F">
        <w:rPr>
          <w:color w:val="000000"/>
        </w:rPr>
        <w:t>Thay vì nói "work the most".</w:t>
      </w:r>
    </w:p>
    <w:p w:rsidR="000B5A3F" w:rsidRPr="000B5A3F" w:rsidRDefault="000B5A3F" w:rsidP="000B5A3F">
      <w:pPr>
        <w:numPr>
          <w:ilvl w:val="2"/>
          <w:numId w:val="67"/>
        </w:numPr>
        <w:contextualSpacing/>
        <w:rPr>
          <w:color w:val="000000"/>
        </w:rPr>
      </w:pPr>
      <w:r w:rsidRPr="000B5A3F">
        <w:rPr>
          <w:rStyle w:val="Emphasis"/>
          <w:color w:val="000000"/>
        </w:rPr>
        <w:t>Engage in:</w:t>
      </w:r>
      <w:r w:rsidRPr="000B5A3F">
        <w:rPr>
          <w:rStyle w:val="apple-converted-space"/>
          <w:color w:val="000000"/>
        </w:rPr>
        <w:t> </w:t>
      </w:r>
      <w:r w:rsidRPr="000B5A3F">
        <w:rPr>
          <w:color w:val="000000"/>
        </w:rPr>
        <w:t>Thay cho "work".</w:t>
      </w:r>
    </w:p>
    <w:p w:rsidR="000B5A3F" w:rsidRPr="000B5A3F" w:rsidRDefault="000B5A3F" w:rsidP="000B5A3F">
      <w:pPr>
        <w:numPr>
          <w:ilvl w:val="2"/>
          <w:numId w:val="67"/>
        </w:numPr>
        <w:contextualSpacing/>
        <w:rPr>
          <w:color w:val="000000"/>
        </w:rPr>
      </w:pPr>
      <w:r w:rsidRPr="000B5A3F">
        <w:rPr>
          <w:rStyle w:val="Emphasis"/>
          <w:color w:val="000000"/>
        </w:rPr>
        <w:t>Respectively:</w:t>
      </w:r>
      <w:r w:rsidRPr="000B5A3F">
        <w:rPr>
          <w:rStyle w:val="apple-converted-space"/>
          <w:color w:val="000000"/>
        </w:rPr>
        <w:t> </w:t>
      </w:r>
      <w:r w:rsidRPr="000B5A3F">
        <w:rPr>
          <w:color w:val="000000"/>
        </w:rPr>
        <w:t>Cấu trúc liệt kê chuẩn xác.</w:t>
      </w:r>
    </w:p>
    <w:p w:rsidR="000B5A3F" w:rsidRPr="000B5A3F" w:rsidRDefault="000B5A3F" w:rsidP="000B5A3F">
      <w:pPr>
        <w:pStyle w:val="Heading3"/>
        <w:spacing w:before="0" w:after="0"/>
        <w:contextualSpacing/>
        <w:rPr>
          <w:rFonts w:ascii="Times New Roman" w:hAnsi="Times New Roman" w:cs="Times New Roman"/>
          <w:b/>
          <w:bCs/>
          <w:color w:val="000000"/>
          <w:sz w:val="24"/>
          <w:szCs w:val="24"/>
        </w:rPr>
      </w:pPr>
      <w:r w:rsidRPr="000B5A3F">
        <w:rPr>
          <w:rFonts w:ascii="Times New Roman" w:hAnsi="Times New Roman" w:cs="Times New Roman"/>
          <w:b/>
          <w:bCs/>
          <w:color w:val="000000"/>
          <w:sz w:val="24"/>
          <w:szCs w:val="24"/>
        </w:rPr>
        <w:t>4. Thân bài 2: Phân tích Stress &amp; Sự tương phản (The Pie Chart &amp; Synthesis)</w:t>
      </w:r>
    </w:p>
    <w:p w:rsidR="000B5A3F" w:rsidRPr="000B5A3F" w:rsidRDefault="000B5A3F" w:rsidP="000B5A3F">
      <w:pPr>
        <w:numPr>
          <w:ilvl w:val="0"/>
          <w:numId w:val="68"/>
        </w:numPr>
        <w:contextualSpacing/>
        <w:rPr>
          <w:color w:val="000000"/>
        </w:rPr>
      </w:pPr>
      <w:r w:rsidRPr="000B5A3F">
        <w:rPr>
          <w:rStyle w:val="Strong"/>
          <w:color w:val="000000"/>
        </w:rPr>
        <w:t>Chiến lược:</w:t>
      </w:r>
      <w:r w:rsidRPr="000B5A3F">
        <w:rPr>
          <w:rStyle w:val="apple-converted-space"/>
          <w:color w:val="000000"/>
        </w:rPr>
        <w:t> </w:t>
      </w:r>
      <w:r w:rsidRPr="000B5A3F">
        <w:rPr>
          <w:color w:val="000000"/>
        </w:rPr>
        <w:t>Đây là đoạn quan trọng nhất để lấy điểm 7.0+. Không chỉ mô tả Pie chart, mà phải</w:t>
      </w:r>
      <w:r w:rsidRPr="000B5A3F">
        <w:rPr>
          <w:rStyle w:val="apple-converted-space"/>
          <w:color w:val="000000"/>
        </w:rPr>
        <w:t> </w:t>
      </w:r>
      <w:r w:rsidRPr="000B5A3F">
        <w:rPr>
          <w:rStyle w:val="Strong"/>
          <w:color w:val="000000"/>
        </w:rPr>
        <w:t>so sánh</w:t>
      </w:r>
      <w:r w:rsidRPr="000B5A3F">
        <w:rPr>
          <w:rStyle w:val="apple-converted-space"/>
          <w:color w:val="000000"/>
        </w:rPr>
        <w:t> </w:t>
      </w:r>
      <w:r w:rsidRPr="000B5A3F">
        <w:rPr>
          <w:color w:val="000000"/>
        </w:rPr>
        <w:t>nó với dữ liệu ở Body 1.</w:t>
      </w:r>
    </w:p>
    <w:p w:rsidR="000B5A3F" w:rsidRPr="000B5A3F" w:rsidRDefault="000B5A3F" w:rsidP="000B5A3F">
      <w:pPr>
        <w:numPr>
          <w:ilvl w:val="0"/>
          <w:numId w:val="68"/>
        </w:numPr>
        <w:contextualSpacing/>
        <w:rPr>
          <w:color w:val="000000"/>
        </w:rPr>
      </w:pPr>
      <w:r w:rsidRPr="000B5A3F">
        <w:rPr>
          <w:rStyle w:val="Strong"/>
          <w:color w:val="000000"/>
        </w:rPr>
        <w:t>Bài mẫu:</w:t>
      </w:r>
    </w:p>
    <w:p w:rsidR="000B5A3F" w:rsidRPr="000B5A3F" w:rsidRDefault="000B5A3F" w:rsidP="000B5A3F">
      <w:pPr>
        <w:ind w:left="720"/>
        <w:contextualSpacing/>
        <w:rPr>
          <w:color w:val="000000"/>
        </w:rPr>
      </w:pPr>
      <w:r w:rsidRPr="000B5A3F">
        <w:rPr>
          <w:color w:val="000000"/>
        </w:rPr>
        <w:t>"Turning to stress-related illnesses, the data presents a striking discrepancy compared to working hours. Lecturers, despite having the shortest work week, account for the highest proportion of stress sufferers at 25%. Conversely, Businessmen, who work the longest, represent only 11% of the total cases. Movie Producers are the only group showing a direct link between long hours and high stress, ranking second in both categories with 18%. The figures for other professions vary, with Doctors and Writers accounting for 15% and roughly 8% of the total, respectively."</w:t>
      </w:r>
    </w:p>
    <w:p w:rsidR="000B5A3F" w:rsidRPr="000B5A3F" w:rsidRDefault="000B5A3F" w:rsidP="000B5A3F">
      <w:pPr>
        <w:numPr>
          <w:ilvl w:val="1"/>
          <w:numId w:val="68"/>
        </w:numPr>
        <w:contextualSpacing/>
        <w:rPr>
          <w:color w:val="000000"/>
        </w:rPr>
      </w:pPr>
      <w:r w:rsidRPr="000B5A3F">
        <w:rPr>
          <w:rStyle w:val="Emphasis"/>
          <w:color w:val="000000"/>
        </w:rPr>
        <w:t>Phân tích:</w:t>
      </w:r>
    </w:p>
    <w:p w:rsidR="000B5A3F" w:rsidRPr="000B5A3F" w:rsidRDefault="000B5A3F" w:rsidP="000B5A3F">
      <w:pPr>
        <w:numPr>
          <w:ilvl w:val="2"/>
          <w:numId w:val="68"/>
        </w:numPr>
        <w:contextualSpacing/>
        <w:rPr>
          <w:color w:val="000000"/>
        </w:rPr>
      </w:pPr>
      <w:r w:rsidRPr="000B5A3F">
        <w:rPr>
          <w:rStyle w:val="Emphasis"/>
          <w:color w:val="000000"/>
        </w:rPr>
        <w:lastRenderedPageBreak/>
        <w:t>Striking discrepancy:</w:t>
      </w:r>
      <w:r w:rsidRPr="000B5A3F">
        <w:rPr>
          <w:rStyle w:val="apple-converted-space"/>
          <w:color w:val="000000"/>
        </w:rPr>
        <w:t> </w:t>
      </w:r>
      <w:r w:rsidRPr="000B5A3F">
        <w:rPr>
          <w:color w:val="000000"/>
        </w:rPr>
        <w:t>Sự khác biệt đáng kinh ngạc (Cụm từ Band 8).</w:t>
      </w:r>
    </w:p>
    <w:p w:rsidR="000B5A3F" w:rsidRPr="000B5A3F" w:rsidRDefault="000B5A3F" w:rsidP="000B5A3F">
      <w:pPr>
        <w:numPr>
          <w:ilvl w:val="2"/>
          <w:numId w:val="68"/>
        </w:numPr>
        <w:contextualSpacing/>
        <w:rPr>
          <w:color w:val="000000"/>
        </w:rPr>
      </w:pPr>
      <w:r w:rsidRPr="000B5A3F">
        <w:rPr>
          <w:rStyle w:val="Emphasis"/>
          <w:color w:val="000000"/>
        </w:rPr>
        <w:t>Direct link:</w:t>
      </w:r>
      <w:r w:rsidRPr="000B5A3F">
        <w:rPr>
          <w:rStyle w:val="apple-converted-space"/>
          <w:color w:val="000000"/>
        </w:rPr>
        <w:t> </w:t>
      </w:r>
      <w:r w:rsidRPr="000B5A3F">
        <w:rPr>
          <w:color w:val="000000"/>
        </w:rPr>
        <w:t>Mối liên hệ trực tiếp.</w:t>
      </w:r>
    </w:p>
    <w:p w:rsidR="000B5A3F" w:rsidRPr="000B5A3F" w:rsidRDefault="000B5A3F" w:rsidP="000B5A3F">
      <w:pPr>
        <w:numPr>
          <w:ilvl w:val="2"/>
          <w:numId w:val="68"/>
        </w:numPr>
        <w:contextualSpacing/>
        <w:rPr>
          <w:color w:val="000000"/>
        </w:rPr>
      </w:pPr>
      <w:r w:rsidRPr="000B5A3F">
        <w:rPr>
          <w:rStyle w:val="Emphasis"/>
          <w:color w:val="000000"/>
        </w:rPr>
        <w:t>Conversely:</w:t>
      </w:r>
      <w:r w:rsidRPr="000B5A3F">
        <w:rPr>
          <w:rStyle w:val="apple-converted-space"/>
          <w:color w:val="000000"/>
        </w:rPr>
        <w:t> </w:t>
      </w:r>
      <w:r w:rsidRPr="000B5A3F">
        <w:rPr>
          <w:color w:val="000000"/>
        </w:rPr>
        <w:t>Trạng từ nối chỉ sự ngược lại.</w:t>
      </w:r>
    </w:p>
    <w:p w:rsidR="000B5A3F" w:rsidRPr="000B5A3F" w:rsidRDefault="000B5A3F" w:rsidP="000B5A3F">
      <w:pPr>
        <w:numPr>
          <w:ilvl w:val="2"/>
          <w:numId w:val="68"/>
        </w:numPr>
        <w:contextualSpacing/>
        <w:rPr>
          <w:color w:val="000000"/>
        </w:rPr>
      </w:pPr>
      <w:r w:rsidRPr="000B5A3F">
        <w:rPr>
          <w:rStyle w:val="Emphasis"/>
          <w:color w:val="000000"/>
        </w:rPr>
        <w:t>Account for / Represent:</w:t>
      </w:r>
      <w:r w:rsidRPr="000B5A3F">
        <w:rPr>
          <w:rStyle w:val="apple-converted-space"/>
          <w:color w:val="000000"/>
        </w:rPr>
        <w:t> </w:t>
      </w:r>
      <w:r w:rsidRPr="000B5A3F">
        <w:rPr>
          <w:color w:val="000000"/>
        </w:rPr>
        <w:t>Các động từ đa dạng để chỉ số phần trăm.</w:t>
      </w:r>
    </w:p>
    <w:p w:rsidR="000B5A3F" w:rsidRPr="000B5A3F" w:rsidRDefault="00B13C8E" w:rsidP="000B5A3F">
      <w:pPr>
        <w:contextualSpacing/>
        <w:rPr>
          <w:color w:val="auto"/>
        </w:rPr>
      </w:pPr>
      <w:r>
        <w:rPr>
          <w:noProof/>
        </w:rPr>
        <w:pict>
          <v:rect id="_x0000_i1036" alt="" style="width:468pt;height:.05pt;mso-width-percent:0;mso-height-percent:0;mso-width-percent:0;mso-height-percent:0" o:hralign="center" o:hrstd="t" o:hr="t" fillcolor="#a0a0a0" stroked="f"/>
        </w:pict>
      </w:r>
    </w:p>
    <w:p w:rsidR="000B5A3F" w:rsidRPr="000B5A3F" w:rsidRDefault="000B5A3F" w:rsidP="000B5A3F">
      <w:pPr>
        <w:pStyle w:val="Heading2"/>
        <w:spacing w:before="0" w:after="0"/>
        <w:contextualSpacing/>
        <w:rPr>
          <w:rFonts w:ascii="Times New Roman" w:hAnsi="Times New Roman" w:cs="Times New Roman"/>
          <w:color w:val="000000"/>
          <w:sz w:val="24"/>
          <w:szCs w:val="24"/>
          <w:lang w:val="vi-VN"/>
        </w:rPr>
      </w:pPr>
      <w:r w:rsidRPr="000B5A3F">
        <w:rPr>
          <w:rFonts w:ascii="Times New Roman" w:hAnsi="Times New Roman" w:cs="Times New Roman"/>
          <w:b/>
          <w:bCs/>
          <w:color w:val="000000"/>
          <w:sz w:val="24"/>
          <w:szCs w:val="24"/>
        </w:rPr>
        <w:t>PHẦN III: TỪ VỰNG &amp; CẤU TRÚC NÂNG CAO</w:t>
      </w:r>
    </w:p>
    <w:p w:rsidR="000B5A3F" w:rsidRPr="000B5A3F" w:rsidRDefault="000B5A3F" w:rsidP="000B5A3F">
      <w:pPr>
        <w:pStyle w:val="Heading3"/>
        <w:spacing w:before="0" w:after="0"/>
        <w:contextualSpacing/>
        <w:rPr>
          <w:rFonts w:ascii="Times New Roman" w:hAnsi="Times New Roman" w:cs="Times New Roman"/>
          <w:b/>
          <w:bCs/>
          <w:color w:val="000000"/>
          <w:sz w:val="24"/>
          <w:szCs w:val="24"/>
        </w:rPr>
      </w:pPr>
      <w:r w:rsidRPr="000B5A3F">
        <w:rPr>
          <w:rFonts w:ascii="Times New Roman" w:hAnsi="Times New Roman" w:cs="Times New Roman"/>
          <w:b/>
          <w:bCs/>
          <w:color w:val="000000"/>
          <w:sz w:val="24"/>
          <w:szCs w:val="24"/>
        </w:rPr>
        <w:t>1. Từ vựng về Mối quan hệ số liệu (Correlation &amp; Contrast)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267"/>
        <w:gridCol w:w="2727"/>
        <w:gridCol w:w="4356"/>
      </w:tblGrid>
      <w:tr w:rsidR="000B5A3F" w:rsidRPr="000B5A3F" w:rsidTr="000B5A3F">
        <w:trPr>
          <w:tblHeader/>
          <w:tblCellSpacing w:w="15" w:type="dxa"/>
        </w:trPr>
        <w:tc>
          <w:tcPr>
            <w:tcW w:w="0" w:type="auto"/>
            <w:vAlign w:val="center"/>
            <w:hideMark/>
          </w:tcPr>
          <w:p w:rsidR="000B5A3F" w:rsidRPr="000B5A3F" w:rsidRDefault="000B5A3F" w:rsidP="000B5A3F">
            <w:pPr>
              <w:contextualSpacing/>
              <w:jc w:val="left"/>
              <w:rPr>
                <w:b/>
                <w:bCs/>
                <w:color w:val="auto"/>
              </w:rPr>
            </w:pPr>
            <w:r w:rsidRPr="000B5A3F">
              <w:rPr>
                <w:b/>
                <w:bCs/>
              </w:rPr>
              <w:t>Từ/Cụm từ</w:t>
            </w:r>
          </w:p>
        </w:tc>
        <w:tc>
          <w:tcPr>
            <w:tcW w:w="0" w:type="auto"/>
            <w:vAlign w:val="center"/>
            <w:hideMark/>
          </w:tcPr>
          <w:p w:rsidR="000B5A3F" w:rsidRPr="000B5A3F" w:rsidRDefault="000B5A3F" w:rsidP="000B5A3F">
            <w:pPr>
              <w:contextualSpacing/>
              <w:jc w:val="left"/>
              <w:rPr>
                <w:b/>
                <w:bCs/>
              </w:rPr>
            </w:pPr>
            <w:r w:rsidRPr="000B5A3F">
              <w:rPr>
                <w:b/>
                <w:bCs/>
              </w:rPr>
              <w:t>Nghĩa &amp; Cách dùng</w:t>
            </w:r>
          </w:p>
        </w:tc>
        <w:tc>
          <w:tcPr>
            <w:tcW w:w="0" w:type="auto"/>
            <w:vAlign w:val="center"/>
            <w:hideMark/>
          </w:tcPr>
          <w:p w:rsidR="000B5A3F" w:rsidRPr="000B5A3F" w:rsidRDefault="000B5A3F" w:rsidP="000B5A3F">
            <w:pPr>
              <w:contextualSpacing/>
              <w:jc w:val="left"/>
              <w:rPr>
                <w:b/>
                <w:bCs/>
              </w:rPr>
            </w:pPr>
            <w:r w:rsidRPr="000B5A3F">
              <w:rPr>
                <w:b/>
                <w:bCs/>
              </w:rPr>
              <w:t>Ví dụ áp dụng</w:t>
            </w:r>
          </w:p>
        </w:tc>
      </w:tr>
      <w:tr w:rsidR="000B5A3F" w:rsidRPr="000B5A3F" w:rsidTr="000B5A3F">
        <w:trPr>
          <w:tblCellSpacing w:w="15" w:type="dxa"/>
        </w:trPr>
        <w:tc>
          <w:tcPr>
            <w:tcW w:w="0" w:type="auto"/>
            <w:vAlign w:val="center"/>
            <w:hideMark/>
          </w:tcPr>
          <w:p w:rsidR="000B5A3F" w:rsidRPr="000B5A3F" w:rsidRDefault="000B5A3F" w:rsidP="000B5A3F">
            <w:pPr>
              <w:contextualSpacing/>
              <w:jc w:val="left"/>
            </w:pPr>
            <w:r w:rsidRPr="000B5A3F">
              <w:rPr>
                <w:rStyle w:val="Strong"/>
              </w:rPr>
              <w:t>Inverse correlation</w:t>
            </w:r>
          </w:p>
        </w:tc>
        <w:tc>
          <w:tcPr>
            <w:tcW w:w="0" w:type="auto"/>
            <w:vAlign w:val="center"/>
            <w:hideMark/>
          </w:tcPr>
          <w:p w:rsidR="000B5A3F" w:rsidRPr="000B5A3F" w:rsidRDefault="000B5A3F" w:rsidP="000B5A3F">
            <w:pPr>
              <w:contextualSpacing/>
              <w:jc w:val="left"/>
            </w:pPr>
            <w:r w:rsidRPr="000B5A3F">
              <w:t>Tương quan nghịch (1 cái tăng, 1 cái giảm)</w:t>
            </w:r>
          </w:p>
        </w:tc>
        <w:tc>
          <w:tcPr>
            <w:tcW w:w="0" w:type="auto"/>
            <w:vAlign w:val="center"/>
            <w:hideMark/>
          </w:tcPr>
          <w:p w:rsidR="000B5A3F" w:rsidRPr="000B5A3F" w:rsidRDefault="000B5A3F" w:rsidP="000B5A3F">
            <w:pPr>
              <w:contextualSpacing/>
              <w:jc w:val="left"/>
            </w:pPr>
            <w:r w:rsidRPr="000B5A3F">
              <w:t>There is an inverse correlation between hours and stress for Lecturers.</w:t>
            </w:r>
          </w:p>
        </w:tc>
      </w:tr>
      <w:tr w:rsidR="000B5A3F" w:rsidRPr="000B5A3F" w:rsidTr="000B5A3F">
        <w:trPr>
          <w:tblCellSpacing w:w="15" w:type="dxa"/>
        </w:trPr>
        <w:tc>
          <w:tcPr>
            <w:tcW w:w="0" w:type="auto"/>
            <w:vAlign w:val="center"/>
            <w:hideMark/>
          </w:tcPr>
          <w:p w:rsidR="000B5A3F" w:rsidRPr="000B5A3F" w:rsidRDefault="000B5A3F" w:rsidP="000B5A3F">
            <w:pPr>
              <w:contextualSpacing/>
              <w:jc w:val="left"/>
            </w:pPr>
            <w:r w:rsidRPr="000B5A3F">
              <w:rPr>
                <w:rStyle w:val="Strong"/>
              </w:rPr>
              <w:t>Discrepancy</w:t>
            </w:r>
          </w:p>
        </w:tc>
        <w:tc>
          <w:tcPr>
            <w:tcW w:w="0" w:type="auto"/>
            <w:vAlign w:val="center"/>
            <w:hideMark/>
          </w:tcPr>
          <w:p w:rsidR="000B5A3F" w:rsidRPr="000B5A3F" w:rsidRDefault="000B5A3F" w:rsidP="000B5A3F">
            <w:pPr>
              <w:contextualSpacing/>
              <w:jc w:val="left"/>
            </w:pPr>
            <w:r w:rsidRPr="000B5A3F">
              <w:t>Sự chênh lệch/mâu thuẫn</w:t>
            </w:r>
          </w:p>
        </w:tc>
        <w:tc>
          <w:tcPr>
            <w:tcW w:w="0" w:type="auto"/>
            <w:vAlign w:val="center"/>
            <w:hideMark/>
          </w:tcPr>
          <w:p w:rsidR="000B5A3F" w:rsidRPr="000B5A3F" w:rsidRDefault="000B5A3F" w:rsidP="000B5A3F">
            <w:pPr>
              <w:contextualSpacing/>
              <w:jc w:val="left"/>
            </w:pPr>
            <w:r w:rsidRPr="000B5A3F">
              <w:t>A discrepancy between workload and illness rates.</w:t>
            </w:r>
          </w:p>
        </w:tc>
      </w:tr>
      <w:tr w:rsidR="000B5A3F" w:rsidRPr="000B5A3F" w:rsidTr="000B5A3F">
        <w:trPr>
          <w:tblCellSpacing w:w="15" w:type="dxa"/>
        </w:trPr>
        <w:tc>
          <w:tcPr>
            <w:tcW w:w="0" w:type="auto"/>
            <w:vAlign w:val="center"/>
            <w:hideMark/>
          </w:tcPr>
          <w:p w:rsidR="000B5A3F" w:rsidRPr="000B5A3F" w:rsidRDefault="000B5A3F" w:rsidP="000B5A3F">
            <w:pPr>
              <w:contextualSpacing/>
              <w:jc w:val="left"/>
            </w:pPr>
            <w:r w:rsidRPr="000B5A3F">
              <w:rPr>
                <w:rStyle w:val="Strong"/>
              </w:rPr>
              <w:t>Direct link / Correlation</w:t>
            </w:r>
          </w:p>
        </w:tc>
        <w:tc>
          <w:tcPr>
            <w:tcW w:w="0" w:type="auto"/>
            <w:vAlign w:val="center"/>
            <w:hideMark/>
          </w:tcPr>
          <w:p w:rsidR="000B5A3F" w:rsidRPr="000B5A3F" w:rsidRDefault="000B5A3F" w:rsidP="000B5A3F">
            <w:pPr>
              <w:contextualSpacing/>
              <w:jc w:val="left"/>
            </w:pPr>
            <w:r w:rsidRPr="000B5A3F">
              <w:t>Tương quan thuận (Cùng tăng/giảm)</w:t>
            </w:r>
          </w:p>
        </w:tc>
        <w:tc>
          <w:tcPr>
            <w:tcW w:w="0" w:type="auto"/>
            <w:vAlign w:val="center"/>
            <w:hideMark/>
          </w:tcPr>
          <w:p w:rsidR="000B5A3F" w:rsidRPr="000B5A3F" w:rsidRDefault="000B5A3F" w:rsidP="000B5A3F">
            <w:pPr>
              <w:contextualSpacing/>
              <w:jc w:val="left"/>
            </w:pPr>
            <w:r w:rsidRPr="000B5A3F">
              <w:t>Only Movie Producers show a direct link between the two factors.</w:t>
            </w:r>
          </w:p>
        </w:tc>
      </w:tr>
      <w:tr w:rsidR="000B5A3F" w:rsidRPr="000B5A3F" w:rsidTr="000B5A3F">
        <w:trPr>
          <w:tblCellSpacing w:w="15" w:type="dxa"/>
        </w:trPr>
        <w:tc>
          <w:tcPr>
            <w:tcW w:w="0" w:type="auto"/>
            <w:vAlign w:val="center"/>
            <w:hideMark/>
          </w:tcPr>
          <w:p w:rsidR="000B5A3F" w:rsidRPr="000B5A3F" w:rsidRDefault="000B5A3F" w:rsidP="000B5A3F">
            <w:pPr>
              <w:contextualSpacing/>
              <w:jc w:val="left"/>
            </w:pPr>
            <w:r w:rsidRPr="000B5A3F">
              <w:rPr>
                <w:rStyle w:val="Strong"/>
              </w:rPr>
              <w:t>Disproportionate</w:t>
            </w:r>
          </w:p>
        </w:tc>
        <w:tc>
          <w:tcPr>
            <w:tcW w:w="0" w:type="auto"/>
            <w:vAlign w:val="center"/>
            <w:hideMark/>
          </w:tcPr>
          <w:p w:rsidR="000B5A3F" w:rsidRPr="000B5A3F" w:rsidRDefault="000B5A3F" w:rsidP="000B5A3F">
            <w:pPr>
              <w:contextualSpacing/>
              <w:jc w:val="left"/>
            </w:pPr>
            <w:r w:rsidRPr="000B5A3F">
              <w:t>Không cân xứng</w:t>
            </w:r>
          </w:p>
        </w:tc>
        <w:tc>
          <w:tcPr>
            <w:tcW w:w="0" w:type="auto"/>
            <w:vAlign w:val="center"/>
            <w:hideMark/>
          </w:tcPr>
          <w:p w:rsidR="000B5A3F" w:rsidRPr="000B5A3F" w:rsidRDefault="000B5A3F" w:rsidP="000B5A3F">
            <w:pPr>
              <w:contextualSpacing/>
              <w:jc w:val="left"/>
            </w:pPr>
            <w:r w:rsidRPr="000B5A3F">
              <w:t>The stress level is disproportionate to the hours worked.</w:t>
            </w:r>
          </w:p>
        </w:tc>
      </w:tr>
    </w:tbl>
    <w:p w:rsidR="000B5A3F" w:rsidRDefault="000B5A3F" w:rsidP="000B5A3F">
      <w:pPr>
        <w:pStyle w:val="Heading3"/>
        <w:spacing w:before="0" w:after="0"/>
        <w:contextualSpacing/>
        <w:rPr>
          <w:rFonts w:ascii="Times New Roman" w:hAnsi="Times New Roman" w:cs="Times New Roman"/>
          <w:color w:val="000000"/>
          <w:sz w:val="24"/>
          <w:szCs w:val="24"/>
          <w:lang w:val="vi-VN"/>
        </w:rPr>
      </w:pPr>
    </w:p>
    <w:p w:rsidR="000B5A3F" w:rsidRPr="000B5A3F" w:rsidRDefault="000B5A3F" w:rsidP="000B5A3F">
      <w:pPr>
        <w:pStyle w:val="Heading3"/>
        <w:spacing w:before="0" w:after="0"/>
        <w:contextualSpacing/>
        <w:rPr>
          <w:rFonts w:ascii="Times New Roman" w:hAnsi="Times New Roman" w:cs="Times New Roman"/>
          <w:b/>
          <w:bCs/>
          <w:color w:val="000000"/>
          <w:sz w:val="24"/>
          <w:szCs w:val="24"/>
        </w:rPr>
      </w:pPr>
      <w:r w:rsidRPr="000B5A3F">
        <w:rPr>
          <w:rFonts w:ascii="Times New Roman" w:hAnsi="Times New Roman" w:cs="Times New Roman"/>
          <w:b/>
          <w:bCs/>
          <w:color w:val="000000"/>
          <w:sz w:val="24"/>
          <w:szCs w:val="24"/>
        </w:rPr>
        <w:t>2. Từ vựng về Nghề nghiệp &amp; Sức khỏe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454"/>
        <w:gridCol w:w="5061"/>
      </w:tblGrid>
      <w:tr w:rsidR="000B5A3F" w:rsidRPr="000B5A3F" w:rsidTr="000B5A3F">
        <w:trPr>
          <w:tblHeader/>
          <w:tblCellSpacing w:w="15" w:type="dxa"/>
        </w:trPr>
        <w:tc>
          <w:tcPr>
            <w:tcW w:w="0" w:type="auto"/>
            <w:vAlign w:val="center"/>
            <w:hideMark/>
          </w:tcPr>
          <w:p w:rsidR="000B5A3F" w:rsidRPr="000B5A3F" w:rsidRDefault="000B5A3F" w:rsidP="000B5A3F">
            <w:pPr>
              <w:contextualSpacing/>
              <w:jc w:val="left"/>
              <w:rPr>
                <w:b/>
                <w:bCs/>
                <w:color w:val="auto"/>
              </w:rPr>
            </w:pPr>
            <w:r w:rsidRPr="000B5A3F">
              <w:rPr>
                <w:b/>
                <w:bCs/>
              </w:rPr>
              <w:t>Từ cơ bản</w:t>
            </w:r>
          </w:p>
        </w:tc>
        <w:tc>
          <w:tcPr>
            <w:tcW w:w="0" w:type="auto"/>
            <w:vAlign w:val="center"/>
            <w:hideMark/>
          </w:tcPr>
          <w:p w:rsidR="000B5A3F" w:rsidRPr="000B5A3F" w:rsidRDefault="000B5A3F" w:rsidP="000B5A3F">
            <w:pPr>
              <w:contextualSpacing/>
              <w:jc w:val="left"/>
              <w:rPr>
                <w:b/>
                <w:bCs/>
                <w:lang w:val="vi-VN"/>
              </w:rPr>
            </w:pPr>
            <w:r w:rsidRPr="000B5A3F">
              <w:rPr>
                <w:b/>
                <w:bCs/>
              </w:rPr>
              <w:t>Từ nâng cao</w:t>
            </w:r>
          </w:p>
        </w:tc>
      </w:tr>
      <w:tr w:rsidR="000B5A3F" w:rsidRPr="000B5A3F" w:rsidTr="000B5A3F">
        <w:trPr>
          <w:tblCellSpacing w:w="15" w:type="dxa"/>
        </w:trPr>
        <w:tc>
          <w:tcPr>
            <w:tcW w:w="0" w:type="auto"/>
            <w:vAlign w:val="center"/>
            <w:hideMark/>
          </w:tcPr>
          <w:p w:rsidR="000B5A3F" w:rsidRPr="000B5A3F" w:rsidRDefault="000B5A3F" w:rsidP="000B5A3F">
            <w:pPr>
              <w:contextualSpacing/>
              <w:jc w:val="left"/>
            </w:pPr>
            <w:r w:rsidRPr="000B5A3F">
              <w:t>Work hours</w:t>
            </w:r>
          </w:p>
        </w:tc>
        <w:tc>
          <w:tcPr>
            <w:tcW w:w="0" w:type="auto"/>
            <w:vAlign w:val="center"/>
            <w:hideMark/>
          </w:tcPr>
          <w:p w:rsidR="000B5A3F" w:rsidRPr="000B5A3F" w:rsidRDefault="000B5A3F" w:rsidP="000B5A3F">
            <w:pPr>
              <w:contextualSpacing/>
              <w:jc w:val="left"/>
            </w:pPr>
            <w:r w:rsidRPr="000B5A3F">
              <w:rPr>
                <w:rStyle w:val="Strong"/>
              </w:rPr>
              <w:t>Workload / Schedule / Working time</w:t>
            </w:r>
          </w:p>
        </w:tc>
      </w:tr>
      <w:tr w:rsidR="000B5A3F" w:rsidRPr="000B5A3F" w:rsidTr="000B5A3F">
        <w:trPr>
          <w:tblCellSpacing w:w="15" w:type="dxa"/>
        </w:trPr>
        <w:tc>
          <w:tcPr>
            <w:tcW w:w="0" w:type="auto"/>
            <w:vAlign w:val="center"/>
            <w:hideMark/>
          </w:tcPr>
          <w:p w:rsidR="000B5A3F" w:rsidRPr="000B5A3F" w:rsidRDefault="000B5A3F" w:rsidP="000B5A3F">
            <w:pPr>
              <w:contextualSpacing/>
              <w:jc w:val="left"/>
            </w:pPr>
            <w:r w:rsidRPr="000B5A3F">
              <w:t>Stress sickness</w:t>
            </w:r>
          </w:p>
        </w:tc>
        <w:tc>
          <w:tcPr>
            <w:tcW w:w="0" w:type="auto"/>
            <w:vAlign w:val="center"/>
            <w:hideMark/>
          </w:tcPr>
          <w:p w:rsidR="000B5A3F" w:rsidRPr="000B5A3F" w:rsidRDefault="000B5A3F" w:rsidP="000B5A3F">
            <w:pPr>
              <w:contextualSpacing/>
              <w:jc w:val="left"/>
            </w:pPr>
            <w:r w:rsidRPr="000B5A3F">
              <w:rPr>
                <w:rStyle w:val="Strong"/>
              </w:rPr>
              <w:t>Stress-related ailments / Stress-related illnesses</w:t>
            </w:r>
          </w:p>
        </w:tc>
      </w:tr>
      <w:tr w:rsidR="000B5A3F" w:rsidRPr="000B5A3F" w:rsidTr="000B5A3F">
        <w:trPr>
          <w:tblCellSpacing w:w="15" w:type="dxa"/>
        </w:trPr>
        <w:tc>
          <w:tcPr>
            <w:tcW w:w="0" w:type="auto"/>
            <w:vAlign w:val="center"/>
            <w:hideMark/>
          </w:tcPr>
          <w:p w:rsidR="000B5A3F" w:rsidRPr="000B5A3F" w:rsidRDefault="000B5A3F" w:rsidP="000B5A3F">
            <w:pPr>
              <w:contextualSpacing/>
              <w:jc w:val="left"/>
            </w:pPr>
            <w:r w:rsidRPr="000B5A3F">
              <w:t>People who are stressed</w:t>
            </w:r>
          </w:p>
        </w:tc>
        <w:tc>
          <w:tcPr>
            <w:tcW w:w="0" w:type="auto"/>
            <w:vAlign w:val="center"/>
            <w:hideMark/>
          </w:tcPr>
          <w:p w:rsidR="000B5A3F" w:rsidRPr="000B5A3F" w:rsidRDefault="000B5A3F" w:rsidP="000B5A3F">
            <w:pPr>
              <w:contextualSpacing/>
              <w:jc w:val="left"/>
            </w:pPr>
            <w:r w:rsidRPr="000B5A3F">
              <w:rPr>
                <w:rStyle w:val="Strong"/>
              </w:rPr>
              <w:t>Sufferers / Victims / Cases</w:t>
            </w:r>
          </w:p>
        </w:tc>
      </w:tr>
      <w:tr w:rsidR="000B5A3F" w:rsidRPr="000B5A3F" w:rsidTr="000B5A3F">
        <w:trPr>
          <w:tblCellSpacing w:w="15" w:type="dxa"/>
        </w:trPr>
        <w:tc>
          <w:tcPr>
            <w:tcW w:w="0" w:type="auto"/>
            <w:vAlign w:val="center"/>
            <w:hideMark/>
          </w:tcPr>
          <w:p w:rsidR="000B5A3F" w:rsidRPr="000B5A3F" w:rsidRDefault="000B5A3F" w:rsidP="000B5A3F">
            <w:pPr>
              <w:contextualSpacing/>
              <w:jc w:val="left"/>
            </w:pPr>
            <w:r w:rsidRPr="000B5A3F">
              <w:t>Jobs</w:t>
            </w:r>
          </w:p>
        </w:tc>
        <w:tc>
          <w:tcPr>
            <w:tcW w:w="0" w:type="auto"/>
            <w:vAlign w:val="center"/>
            <w:hideMark/>
          </w:tcPr>
          <w:p w:rsidR="000B5A3F" w:rsidRPr="000B5A3F" w:rsidRDefault="000B5A3F" w:rsidP="000B5A3F">
            <w:pPr>
              <w:contextualSpacing/>
              <w:jc w:val="left"/>
            </w:pPr>
            <w:r w:rsidRPr="000B5A3F">
              <w:rPr>
                <w:rStyle w:val="Strong"/>
              </w:rPr>
              <w:t>Professions / Occupations / Career paths</w:t>
            </w:r>
          </w:p>
        </w:tc>
      </w:tr>
    </w:tbl>
    <w:p w:rsidR="000B5A3F" w:rsidRDefault="000B5A3F" w:rsidP="000B5A3F">
      <w:pPr>
        <w:pStyle w:val="Heading3"/>
        <w:spacing w:before="0" w:after="0"/>
        <w:contextualSpacing/>
        <w:rPr>
          <w:rFonts w:ascii="Times New Roman" w:hAnsi="Times New Roman" w:cs="Times New Roman"/>
          <w:color w:val="000000"/>
          <w:sz w:val="24"/>
          <w:szCs w:val="24"/>
          <w:lang w:val="vi-VN"/>
        </w:rPr>
      </w:pPr>
    </w:p>
    <w:p w:rsidR="000B5A3F" w:rsidRPr="000B5A3F" w:rsidRDefault="000B5A3F" w:rsidP="000B5A3F">
      <w:pPr>
        <w:pStyle w:val="Heading3"/>
        <w:spacing w:before="0" w:after="0"/>
        <w:contextualSpacing/>
        <w:rPr>
          <w:rFonts w:ascii="Times New Roman" w:hAnsi="Times New Roman" w:cs="Times New Roman"/>
          <w:b/>
          <w:bCs/>
          <w:color w:val="000000"/>
          <w:sz w:val="24"/>
          <w:szCs w:val="24"/>
        </w:rPr>
      </w:pPr>
      <w:r w:rsidRPr="000B5A3F">
        <w:rPr>
          <w:rFonts w:ascii="Times New Roman" w:hAnsi="Times New Roman" w:cs="Times New Roman"/>
          <w:b/>
          <w:bCs/>
          <w:color w:val="000000"/>
          <w:sz w:val="24"/>
          <w:szCs w:val="24"/>
        </w:rPr>
        <w:t>3. Cấu trúc ngữ pháp "Ăn điểm" (Grammar Focus)</w:t>
      </w:r>
    </w:p>
    <w:p w:rsidR="000B5A3F" w:rsidRPr="000B5A3F" w:rsidRDefault="000B5A3F" w:rsidP="000B5A3F">
      <w:pPr>
        <w:numPr>
          <w:ilvl w:val="0"/>
          <w:numId w:val="69"/>
        </w:numPr>
        <w:contextualSpacing/>
        <w:rPr>
          <w:color w:val="000000"/>
        </w:rPr>
      </w:pPr>
      <w:r w:rsidRPr="000B5A3F">
        <w:rPr>
          <w:rStyle w:val="Strong"/>
          <w:color w:val="000000"/>
        </w:rPr>
        <w:t>Mệnh đề nhượng bộ (Concession):</w:t>
      </w:r>
      <w:r w:rsidRPr="000B5A3F">
        <w:rPr>
          <w:rStyle w:val="apple-converted-space"/>
          <w:color w:val="000000"/>
        </w:rPr>
        <w:t> </w:t>
      </w:r>
      <w:r w:rsidRPr="000B5A3F">
        <w:rPr>
          <w:color w:val="000000"/>
        </w:rPr>
        <w:t>Dùng để nhấn mạnh sự mâu thuẫn.</w:t>
      </w:r>
    </w:p>
    <w:p w:rsidR="000B5A3F" w:rsidRPr="000B5A3F" w:rsidRDefault="000B5A3F" w:rsidP="000B5A3F">
      <w:pPr>
        <w:numPr>
          <w:ilvl w:val="1"/>
          <w:numId w:val="69"/>
        </w:numPr>
        <w:contextualSpacing/>
        <w:rPr>
          <w:color w:val="000000"/>
        </w:rPr>
      </w:pPr>
      <w:r w:rsidRPr="000B5A3F">
        <w:rPr>
          <w:rStyle w:val="Emphasis"/>
          <w:color w:val="000000"/>
        </w:rPr>
        <w:t>Cấu trúc:</w:t>
      </w:r>
      <w:r w:rsidRPr="000B5A3F">
        <w:rPr>
          <w:rStyle w:val="apple-converted-space"/>
          <w:color w:val="000000"/>
        </w:rPr>
        <w:t> </w:t>
      </w:r>
      <w:r w:rsidRPr="000B5A3F">
        <w:rPr>
          <w:color w:val="000000"/>
        </w:rPr>
        <w:t>Despite + Noun/V-ing, Clause.</w:t>
      </w:r>
    </w:p>
    <w:p w:rsidR="000B5A3F" w:rsidRPr="000B5A3F" w:rsidRDefault="000B5A3F" w:rsidP="000B5A3F">
      <w:pPr>
        <w:numPr>
          <w:ilvl w:val="1"/>
          <w:numId w:val="69"/>
        </w:numPr>
        <w:contextualSpacing/>
        <w:rPr>
          <w:color w:val="000000"/>
        </w:rPr>
      </w:pPr>
      <w:r w:rsidRPr="000B5A3F">
        <w:rPr>
          <w:rStyle w:val="Emphasis"/>
          <w:color w:val="000000"/>
        </w:rPr>
        <w:t>Ví dụ:</w:t>
      </w:r>
      <w:r w:rsidRPr="000B5A3F">
        <w:rPr>
          <w:rStyle w:val="apple-converted-space"/>
          <w:color w:val="000000"/>
        </w:rPr>
        <w:t> </w:t>
      </w:r>
      <w:r w:rsidRPr="000B5A3F">
        <w:rPr>
          <w:color w:val="000000"/>
        </w:rPr>
        <w:t>"</w:t>
      </w:r>
      <w:r w:rsidRPr="000B5A3F">
        <w:rPr>
          <w:rStyle w:val="Strong"/>
          <w:color w:val="000000"/>
        </w:rPr>
        <w:t>Despite having</w:t>
      </w:r>
      <w:r w:rsidRPr="000B5A3F">
        <w:rPr>
          <w:rStyle w:val="apple-converted-space"/>
          <w:color w:val="000000"/>
        </w:rPr>
        <w:t> </w:t>
      </w:r>
      <w:r w:rsidRPr="000B5A3F">
        <w:rPr>
          <w:color w:val="000000"/>
        </w:rPr>
        <w:t>the lightest workload, Lecturers suffer the most."</w:t>
      </w:r>
    </w:p>
    <w:p w:rsidR="000B5A3F" w:rsidRPr="000B5A3F" w:rsidRDefault="000B5A3F" w:rsidP="000B5A3F">
      <w:pPr>
        <w:numPr>
          <w:ilvl w:val="0"/>
          <w:numId w:val="69"/>
        </w:numPr>
        <w:contextualSpacing/>
        <w:rPr>
          <w:color w:val="000000"/>
        </w:rPr>
      </w:pPr>
      <w:r w:rsidRPr="000B5A3F">
        <w:rPr>
          <w:rStyle w:val="Strong"/>
          <w:color w:val="000000"/>
        </w:rPr>
        <w:t>Mệnh đề quan hệ rút gọn (Reduced Relative Clause):</w:t>
      </w:r>
    </w:p>
    <w:p w:rsidR="000B5A3F" w:rsidRPr="000B5A3F" w:rsidRDefault="000B5A3F" w:rsidP="000B5A3F">
      <w:pPr>
        <w:numPr>
          <w:ilvl w:val="1"/>
          <w:numId w:val="69"/>
        </w:numPr>
        <w:contextualSpacing/>
        <w:rPr>
          <w:color w:val="000000"/>
        </w:rPr>
      </w:pPr>
      <w:r w:rsidRPr="000B5A3F">
        <w:rPr>
          <w:rStyle w:val="Emphasis"/>
          <w:color w:val="000000"/>
        </w:rPr>
        <w:lastRenderedPageBreak/>
        <w:t>Cấu trúc:</w:t>
      </w:r>
      <w:r w:rsidRPr="000B5A3F">
        <w:rPr>
          <w:rStyle w:val="apple-converted-space"/>
          <w:color w:val="000000"/>
        </w:rPr>
        <w:t> </w:t>
      </w:r>
      <w:r w:rsidRPr="000B5A3F">
        <w:rPr>
          <w:color w:val="000000"/>
        </w:rPr>
        <w:t>Noun + V-ing/V-ed...</w:t>
      </w:r>
    </w:p>
    <w:p w:rsidR="000B5A3F" w:rsidRPr="000B5A3F" w:rsidRDefault="000B5A3F" w:rsidP="000B5A3F">
      <w:pPr>
        <w:numPr>
          <w:ilvl w:val="1"/>
          <w:numId w:val="69"/>
        </w:numPr>
        <w:contextualSpacing/>
        <w:rPr>
          <w:color w:val="000000"/>
        </w:rPr>
      </w:pPr>
      <w:r w:rsidRPr="000B5A3F">
        <w:rPr>
          <w:rStyle w:val="Emphasis"/>
          <w:color w:val="000000"/>
        </w:rPr>
        <w:t>Ví dụ:</w:t>
      </w:r>
      <w:r w:rsidRPr="000B5A3F">
        <w:rPr>
          <w:rStyle w:val="apple-converted-space"/>
          <w:color w:val="000000"/>
        </w:rPr>
        <w:t> </w:t>
      </w:r>
      <w:r w:rsidRPr="000B5A3F">
        <w:rPr>
          <w:color w:val="000000"/>
        </w:rPr>
        <w:t>"Businessmen,</w:t>
      </w:r>
      <w:r w:rsidRPr="000B5A3F">
        <w:rPr>
          <w:rStyle w:val="apple-converted-space"/>
          <w:color w:val="000000"/>
        </w:rPr>
        <w:t> </w:t>
      </w:r>
      <w:r w:rsidRPr="000B5A3F">
        <w:rPr>
          <w:rStyle w:val="Strong"/>
          <w:color w:val="000000"/>
        </w:rPr>
        <w:t>working</w:t>
      </w:r>
      <w:r w:rsidRPr="000B5A3F">
        <w:rPr>
          <w:rStyle w:val="apple-converted-space"/>
          <w:color w:val="000000"/>
        </w:rPr>
        <w:t> </w:t>
      </w:r>
      <w:r w:rsidRPr="000B5A3F">
        <w:rPr>
          <w:color w:val="000000"/>
        </w:rPr>
        <w:t>the longest hours, represent only 11%..." (Thay vì "who work").</w:t>
      </w:r>
    </w:p>
    <w:p w:rsidR="000B5A3F" w:rsidRPr="000B5A3F" w:rsidRDefault="000B5A3F" w:rsidP="000B5A3F">
      <w:pPr>
        <w:numPr>
          <w:ilvl w:val="0"/>
          <w:numId w:val="69"/>
        </w:numPr>
        <w:contextualSpacing/>
        <w:rPr>
          <w:color w:val="000000"/>
        </w:rPr>
      </w:pPr>
      <w:r w:rsidRPr="000B5A3F">
        <w:rPr>
          <w:rStyle w:val="Strong"/>
          <w:color w:val="000000"/>
        </w:rPr>
        <w:t>Câu chẻ (Cleft Sentence):</w:t>
      </w:r>
      <w:r w:rsidRPr="000B5A3F">
        <w:rPr>
          <w:rStyle w:val="apple-converted-space"/>
          <w:color w:val="000000"/>
        </w:rPr>
        <w:t> </w:t>
      </w:r>
      <w:r w:rsidRPr="000B5A3F">
        <w:rPr>
          <w:color w:val="000000"/>
        </w:rPr>
        <w:t>Nhấn mạnh đối tượng.</w:t>
      </w:r>
    </w:p>
    <w:p w:rsidR="000B5A3F" w:rsidRPr="000B5A3F" w:rsidRDefault="000B5A3F" w:rsidP="000B5A3F">
      <w:pPr>
        <w:numPr>
          <w:ilvl w:val="1"/>
          <w:numId w:val="69"/>
        </w:numPr>
        <w:contextualSpacing/>
        <w:rPr>
          <w:color w:val="000000"/>
        </w:rPr>
      </w:pPr>
      <w:r w:rsidRPr="000B5A3F">
        <w:rPr>
          <w:rStyle w:val="Emphasis"/>
          <w:color w:val="000000"/>
        </w:rPr>
        <w:t>Cấu trúc:</w:t>
      </w:r>
      <w:r w:rsidRPr="000B5A3F">
        <w:rPr>
          <w:rStyle w:val="apple-converted-space"/>
          <w:color w:val="000000"/>
        </w:rPr>
        <w:t> </w:t>
      </w:r>
      <w:r w:rsidRPr="000B5A3F">
        <w:rPr>
          <w:color w:val="000000"/>
        </w:rPr>
        <w:t>It is [Subject] that/who...</w:t>
      </w:r>
    </w:p>
    <w:p w:rsidR="000B5A3F" w:rsidRPr="000B5A3F" w:rsidRDefault="000B5A3F" w:rsidP="000B5A3F">
      <w:pPr>
        <w:numPr>
          <w:ilvl w:val="1"/>
          <w:numId w:val="69"/>
        </w:numPr>
        <w:contextualSpacing/>
        <w:rPr>
          <w:color w:val="000000"/>
        </w:rPr>
      </w:pPr>
      <w:r w:rsidRPr="000B5A3F">
        <w:rPr>
          <w:rStyle w:val="Emphasis"/>
          <w:color w:val="000000"/>
        </w:rPr>
        <w:t>Ví dụ:</w:t>
      </w:r>
      <w:r w:rsidRPr="000B5A3F">
        <w:rPr>
          <w:rStyle w:val="apple-converted-space"/>
          <w:color w:val="000000"/>
        </w:rPr>
        <w:t> </w:t>
      </w:r>
      <w:r w:rsidRPr="000B5A3F">
        <w:rPr>
          <w:color w:val="000000"/>
        </w:rPr>
        <w:t>"</w:t>
      </w:r>
      <w:r w:rsidRPr="000B5A3F">
        <w:rPr>
          <w:rStyle w:val="Strong"/>
          <w:color w:val="000000"/>
        </w:rPr>
        <w:t>It is</w:t>
      </w:r>
      <w:r w:rsidRPr="000B5A3F">
        <w:rPr>
          <w:rStyle w:val="apple-converted-space"/>
          <w:color w:val="000000"/>
        </w:rPr>
        <w:t> </w:t>
      </w:r>
      <w:r w:rsidRPr="000B5A3F">
        <w:rPr>
          <w:color w:val="000000"/>
        </w:rPr>
        <w:t>Lecturers</w:t>
      </w:r>
      <w:r w:rsidRPr="000B5A3F">
        <w:rPr>
          <w:rStyle w:val="apple-converted-space"/>
          <w:color w:val="000000"/>
        </w:rPr>
        <w:t> </w:t>
      </w:r>
      <w:r w:rsidRPr="000B5A3F">
        <w:rPr>
          <w:rStyle w:val="Strong"/>
          <w:color w:val="000000"/>
        </w:rPr>
        <w:t>who</w:t>
      </w:r>
      <w:r w:rsidRPr="000B5A3F">
        <w:rPr>
          <w:rStyle w:val="apple-converted-space"/>
          <w:color w:val="000000"/>
        </w:rPr>
        <w:t> </w:t>
      </w:r>
      <w:r w:rsidRPr="000B5A3F">
        <w:rPr>
          <w:color w:val="000000"/>
        </w:rPr>
        <w:t>suffer the most."</w:t>
      </w:r>
    </w:p>
    <w:p w:rsidR="00325D25" w:rsidRDefault="00325D25">
      <w:pPr>
        <w:rPr>
          <w:b/>
          <w:bCs/>
          <w:lang w:val="en-US"/>
        </w:rPr>
      </w:pPr>
      <w:r>
        <w:rPr>
          <w:b/>
          <w:bCs/>
          <w:lang w:val="en-US"/>
        </w:rPr>
        <w:br w:type="page"/>
      </w:r>
    </w:p>
    <w:p w:rsidR="00325D25" w:rsidRPr="00202B45" w:rsidRDefault="00325D25" w:rsidP="00325D25">
      <w:pPr>
        <w:contextualSpacing/>
        <w:rPr>
          <w:b/>
          <w:bCs/>
        </w:rPr>
      </w:pPr>
      <w:r w:rsidRPr="00202B45">
        <w:rPr>
          <w:b/>
          <w:bCs/>
        </w:rPr>
        <w:lastRenderedPageBreak/>
        <w:t>W</w:t>
      </w:r>
      <w:r>
        <w:rPr>
          <w:b/>
          <w:bCs/>
          <w:lang w:val="en-US"/>
        </w:rPr>
        <w:t>5</w:t>
      </w:r>
      <w:r w:rsidRPr="00202B45">
        <w:rPr>
          <w:b/>
          <w:bCs/>
          <w:lang w:val="vi-VN"/>
        </w:rPr>
        <w:t xml:space="preserve"> (</w:t>
      </w:r>
      <w:r>
        <w:rPr>
          <w:b/>
          <w:bCs/>
          <w:lang w:val="en-US"/>
        </w:rPr>
        <w:t>Jan</w:t>
      </w:r>
      <w:r w:rsidRPr="00202B45">
        <w:rPr>
          <w:b/>
          <w:bCs/>
          <w:lang w:val="vi-VN"/>
        </w:rPr>
        <w:t xml:space="preserve"> 2</w:t>
      </w:r>
      <w:r>
        <w:rPr>
          <w:b/>
          <w:bCs/>
          <w:lang w:val="en-US"/>
        </w:rPr>
        <w:t>6</w:t>
      </w:r>
      <w:r w:rsidRPr="00202B45">
        <w:rPr>
          <w:b/>
          <w:bCs/>
          <w:lang w:val="vi-VN"/>
        </w:rPr>
        <w:t>-</w:t>
      </w:r>
      <w:r>
        <w:rPr>
          <w:b/>
          <w:bCs/>
          <w:lang w:val="en-US"/>
        </w:rPr>
        <w:t>Feb</w:t>
      </w:r>
      <w:r w:rsidRPr="00202B45">
        <w:rPr>
          <w:b/>
          <w:bCs/>
          <w:lang w:val="vi-VN"/>
        </w:rPr>
        <w:t xml:space="preserve"> </w:t>
      </w:r>
      <w:r>
        <w:rPr>
          <w:b/>
          <w:bCs/>
          <w:lang w:val="en-US"/>
        </w:rPr>
        <w:t>1</w:t>
      </w:r>
      <w:r w:rsidRPr="00202B45">
        <w:rPr>
          <w:b/>
          <w:bCs/>
          <w:lang w:val="vi-VN"/>
        </w:rPr>
        <w:t>)</w:t>
      </w:r>
      <w:r w:rsidRPr="00202B45">
        <w:rPr>
          <w:b/>
          <w:bCs/>
        </w:rPr>
        <w:t>: Reading</w:t>
      </w:r>
    </w:p>
    <w:p w:rsidR="0097456B" w:rsidRPr="0097456B" w:rsidRDefault="00B13C8E" w:rsidP="0097456B">
      <w:pPr>
        <w:contextualSpacing/>
        <w:rPr>
          <w:lang w:val="vi-VN"/>
        </w:rPr>
      </w:pPr>
      <w:r w:rsidRPr="00B13C8E">
        <w:rPr>
          <w:rFonts w:eastAsia="Times New Roman"/>
          <w:noProof/>
          <w:color w:val="auto"/>
          <w:spacing w:val="0"/>
        </w:rPr>
        <w:pict>
          <v:rect id="_x0000_i1035" alt="" style="width:468pt;height:.05pt;mso-width-percent:0;mso-height-percent:0;mso-width-percent:0;mso-height-percent:0" o:hralign="center" o:hrstd="t" o:hr="t" fillcolor="#a0a0a0" stroked="f"/>
        </w:pict>
      </w:r>
    </w:p>
    <w:p w:rsidR="0097456B" w:rsidRPr="0097456B" w:rsidRDefault="0097456B" w:rsidP="0097456B">
      <w:pPr>
        <w:pStyle w:val="Heading2"/>
        <w:spacing w:before="0" w:after="0"/>
        <w:contextualSpacing/>
        <w:jc w:val="center"/>
        <w:textAlignment w:val="baseline"/>
        <w:rPr>
          <w:rFonts w:ascii="Times New Roman" w:hAnsi="Times New Roman" w:cs="Times New Roman"/>
          <w:color w:val="333333"/>
          <w:sz w:val="24"/>
          <w:szCs w:val="24"/>
        </w:rPr>
      </w:pPr>
      <w:r w:rsidRPr="0097456B">
        <w:rPr>
          <w:rStyle w:val="Strong"/>
          <w:rFonts w:ascii="Times New Roman" w:hAnsi="Times New Roman" w:cs="Times New Roman"/>
          <w:color w:val="333333"/>
          <w:sz w:val="24"/>
          <w:szCs w:val="24"/>
          <w:bdr w:val="none" w:sz="0" w:space="0" w:color="auto" w:frame="1"/>
        </w:rPr>
        <w:t>Wealth in a cold climate</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A</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color w:val="353535"/>
          <w:bdr w:val="none" w:sz="0" w:space="0" w:color="auto" w:frame="1"/>
        </w:rPr>
        <w:t>Dr William Masters was reading a book about mosquitoes when inspiration struck. “There was this anecdote about the great yellow fever epidemic that hit Philadelphia in 1793,” Masters recalls. “This epidemic decimated the city until the first frost came.” The inclement weather froze out the insects, allowing Philadelphia to recover.</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B</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color w:val="353535"/>
          <w:bdr w:val="none" w:sz="0" w:space="0" w:color="auto" w:frame="1"/>
        </w:rPr>
        <w:t>If weather could be the key to a city’s fortunes, Masters thought, then why not to the historical fortunes of nations? And could frost lie at the heart of one of the most enduring economic mysteries of all — why are almost all the wealthy, industrialised nations to be found at latitudes above 40 degrees? After two years of research, he thinks that he has found a piece of the puzzle. Masters, an agricultural economist from Purdue University in Indiana, and Margaret McMillan at Tufts University, Boston, show that annual frosts are among the factors that distinguish rich nations from poor ones. Their study is published this month in the Journal of Economic Growth. The pair speculates that cold snaps have two main benefits — they freeze pests that would otherwise destroy crops, and also freeze organisms, such as mosquitoes, that carry disease. The result is agricultural abundance a big workforce.</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C</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color w:val="353535"/>
          <w:bdr w:val="none" w:sz="0" w:space="0" w:color="auto" w:frame="1"/>
        </w:rPr>
        <w:t xml:space="preserve">The academics took two sets of information. The first was average income for countries, the second climate data from the University of East Anglia. They found a curious tally between the sets. Countries having five or more frosty days a month are uniformly rich; those with fewer than five are impoverished. The authors speculate that the five-day figure is important; it could be the minimum time needed to kill pests in the soil. Masters says: “For example, Finland is a small country that is growing quickly, but Bolivia is a small country that isn’t growing at all. Perhaps climate has something to do with that.” In fact, limited frosts bring huge benefits to farmers. The chills kill insects or render them inactive; cold weather slows the break-up of plant and animal material in the soil, allowing it to become richer; and frosts ensure a build-up of moisture in the ground for spring, reducing dependence on seasonal rains. There are exceptions to the “cold equals rich” argument. There are well-heeled tropical countries such as Hong Kong and Singapore (both </w:t>
      </w:r>
      <w:r w:rsidRPr="0097456B">
        <w:rPr>
          <w:color w:val="353535"/>
          <w:bdr w:val="none" w:sz="0" w:space="0" w:color="auto" w:frame="1"/>
        </w:rPr>
        <w:lastRenderedPageBreak/>
        <w:t>city-states, Masters notes), a result of their superior trading positions. Likewise, not all European countries axe moneyed — in the former communist colonies, economic potential was crushed by politics.</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D</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color w:val="353535"/>
          <w:bdr w:val="none" w:sz="0" w:space="0" w:color="auto" w:frame="1"/>
        </w:rPr>
        <w:t xml:space="preserve">Masters stresses that climate will never be the overriding factor </w:t>
      </w:r>
      <w:r w:rsidRPr="0097456B">
        <w:rPr>
          <w:rFonts w:eastAsia="MS Gothic"/>
          <w:color w:val="353535"/>
          <w:bdr w:val="none" w:sz="0" w:space="0" w:color="auto" w:frame="1"/>
        </w:rPr>
        <w:t>一</w:t>
      </w:r>
      <w:r w:rsidRPr="0097456B">
        <w:rPr>
          <w:color w:val="353535"/>
          <w:bdr w:val="none" w:sz="0" w:space="0" w:color="auto" w:frame="1"/>
        </w:rPr>
        <w:t xml:space="preserve"> the wealth of nations is too complicated to be attributable to just one factor. Climate, he feels, somehow combines with other factors — such as the presence of institutions, including governments, and access to trading routes — to determine whether a country will do well. Traditionally, Masters says, economists thought that institutions had the biggest effect on the economy, because they brought order to a country in the form of, for example, laws and property rights. With order, so the thinking went, came affluence. “But there are some problems that even countries with institutions have not been able to get around,” he says. “My feeling is that, as countries get richer, they get better institutions. And the accumulation of wealth and improvement in governing institutions are both helped by a favourable environment, including climate.”</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E</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color w:val="353535"/>
          <w:bdr w:val="none" w:sz="0" w:space="0" w:color="auto" w:frame="1"/>
        </w:rPr>
        <w:t>This does not mean, he insists, that tropical countries are beyond economic help and destined to remain penniless. Instead, richer countries should change the way in which foreign aid is given. Instead of aid being geared towards improving governance, it should be spent on technology to improve agriculture and to combat disease. Masters cites one example: “There are regions in India that have been provided with irrigation — agricultural productivity has gone up and there has been an improvement in health.” Supplying vaccines against tropical diseases and developing crop varieties that can grow in the tropics would break the poverty cycle.</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F</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color w:val="353535"/>
          <w:bdr w:val="none" w:sz="0" w:space="0" w:color="auto" w:frame="1"/>
        </w:rPr>
        <w:t xml:space="preserve">Other minds have applied themselves to the split between poor and rich nations, citing anthropological, climatic and zoological reasons for why temperate nations are the most affluent. In 350BC, Aristotle observed that “those who live in a cold climate… are full of spirit”. Jared Diamond, from the University of California at Los Angeles, pointed out in his book Guns, Germs and Steel that Eurasia is broadly aligned east-west, while Africa and the Americas are aligned north-south. So, in Europe, crops can spread quickly across latitudes because climates are similar. One of the first domesticated crops, einkorn wheat, spread quickly from the Middle East into Europe; it took twice as long for corn to spread from Mexico to what is now the eastern United </w:t>
      </w:r>
      <w:r w:rsidRPr="0097456B">
        <w:rPr>
          <w:color w:val="353535"/>
          <w:bdr w:val="none" w:sz="0" w:space="0" w:color="auto" w:frame="1"/>
        </w:rPr>
        <w:lastRenderedPageBreak/>
        <w:t>States. This easy movement along similar latitudes in Eurasia would also have meant a faster dissemination of other technologies such as the wheel and writing, Diamond speculates. The region also boasted domesticated livestock, which could provide meat, wool and motive power in the fields. Blessed with such natural advantages, Eurasia was bound to take off economically.</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G</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color w:val="353535"/>
          <w:bdr w:val="none" w:sz="0" w:space="0" w:color="auto" w:frame="1"/>
        </w:rPr>
        <w:t>John Gallup and Jeffrey Sachs, two US economists, have also pointed out striking correlations between the geographical location of countries and their wealth. They note that tropical countries between 23.45 degrees north and south of the equator are nearly all poor. In an article for the Harvard International Review, they concluded that “development surely seems to favour the temperate-zone economies, especially those in the northern hemisphere, and those that have managed to avoid both socialism and the ravages of war”. But Masters cautions against geographical determinism, the idea that tropical countries are beyond hope: “Human health and agriculture can be made better through scientific and technological research,” he says, “so we shouldn’t be writing off these countries. Take Singapore: without air conditioning, it wouldn’t be rich.”</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color w:val="353535"/>
          <w:bdr w:val="none" w:sz="0" w:space="0" w:color="auto" w:frame="1"/>
        </w:rPr>
        <w:t> </w:t>
      </w:r>
    </w:p>
    <w:p w:rsidR="0097456B" w:rsidRPr="0097456B" w:rsidRDefault="0097456B" w:rsidP="0097456B">
      <w:pPr>
        <w:pStyle w:val="Heading4"/>
        <w:spacing w:before="0" w:after="0"/>
        <w:contextualSpacing/>
        <w:textAlignment w:val="baseline"/>
        <w:rPr>
          <w:rFonts w:ascii="Times New Roman" w:hAnsi="Times New Roman" w:cs="Times New Roman"/>
          <w:color w:val="333333"/>
        </w:rPr>
      </w:pPr>
      <w:r w:rsidRPr="0097456B">
        <w:rPr>
          <w:rStyle w:val="Strong"/>
          <w:rFonts w:ascii="Times New Roman" w:hAnsi="Times New Roman" w:cs="Times New Roman"/>
          <w:b w:val="0"/>
          <w:bCs w:val="0"/>
          <w:color w:val="333333"/>
          <w:bdr w:val="none" w:sz="0" w:space="0" w:color="auto" w:frame="1"/>
        </w:rPr>
        <w:t>Questions 14-20</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color w:val="353535"/>
          <w:bdr w:val="none" w:sz="0" w:space="0" w:color="auto" w:frame="1"/>
        </w:rPr>
        <w:t>The reading passage has seven paragraphs,</w:t>
      </w:r>
      <w:r w:rsidRPr="0097456B">
        <w:rPr>
          <w:rStyle w:val="apple-converted-space"/>
          <w:rFonts w:eastAsiaTheme="majorEastAsia"/>
          <w:color w:val="353535"/>
          <w:bdr w:val="none" w:sz="0" w:space="0" w:color="auto" w:frame="1"/>
        </w:rPr>
        <w:t> </w:t>
      </w:r>
      <w:r w:rsidRPr="0097456B">
        <w:rPr>
          <w:rStyle w:val="Strong"/>
          <w:rFonts w:eastAsiaTheme="majorEastAsia"/>
          <w:color w:val="353535"/>
          <w:bdr w:val="none" w:sz="0" w:space="0" w:color="auto" w:frame="1"/>
        </w:rPr>
        <w:t>A-G</w:t>
      </w:r>
      <w:r w:rsidRPr="0097456B">
        <w:rPr>
          <w:color w:val="353535"/>
          <w:bdr w:val="none" w:sz="0" w:space="0" w:color="auto" w:frame="1"/>
        </w:rPr>
        <w:t>.</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color w:val="353535"/>
          <w:bdr w:val="none" w:sz="0" w:space="0" w:color="auto" w:frame="1"/>
        </w:rPr>
        <w:t>Choose the correct heading for paragraphs</w:t>
      </w:r>
      <w:r w:rsidRPr="0097456B">
        <w:rPr>
          <w:rStyle w:val="apple-converted-space"/>
          <w:rFonts w:eastAsiaTheme="majorEastAsia"/>
          <w:color w:val="353535"/>
          <w:bdr w:val="none" w:sz="0" w:space="0" w:color="auto" w:frame="1"/>
        </w:rPr>
        <w:t> </w:t>
      </w:r>
      <w:r w:rsidRPr="0097456B">
        <w:rPr>
          <w:rStyle w:val="Strong"/>
          <w:rFonts w:eastAsiaTheme="majorEastAsia"/>
          <w:color w:val="353535"/>
          <w:bdr w:val="none" w:sz="0" w:space="0" w:color="auto" w:frame="1"/>
        </w:rPr>
        <w:t>A-G</w:t>
      </w:r>
      <w:r w:rsidRPr="0097456B">
        <w:rPr>
          <w:rStyle w:val="apple-converted-space"/>
          <w:rFonts w:eastAsiaTheme="majorEastAsia"/>
          <w:color w:val="353535"/>
          <w:bdr w:val="none" w:sz="0" w:space="0" w:color="auto" w:frame="1"/>
        </w:rPr>
        <w:t> </w:t>
      </w:r>
      <w:r w:rsidRPr="0097456B">
        <w:rPr>
          <w:color w:val="353535"/>
          <w:bdr w:val="none" w:sz="0" w:space="0" w:color="auto" w:frame="1"/>
        </w:rPr>
        <w:t>from the list below.</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Emphasis"/>
          <w:rFonts w:eastAsiaTheme="majorEastAsia"/>
          <w:color w:val="353535"/>
          <w:bdr w:val="none" w:sz="0" w:space="0" w:color="auto" w:frame="1"/>
        </w:rPr>
        <w:t>Write the correct number,</w:t>
      </w:r>
      <w:r w:rsidRPr="0097456B">
        <w:rPr>
          <w:rStyle w:val="apple-converted-space"/>
          <w:rFonts w:eastAsiaTheme="majorEastAsia"/>
          <w:i/>
          <w:iCs/>
          <w:color w:val="353535"/>
          <w:bdr w:val="none" w:sz="0" w:space="0" w:color="auto" w:frame="1"/>
        </w:rPr>
        <w:t> </w:t>
      </w:r>
      <w:r w:rsidRPr="0097456B">
        <w:rPr>
          <w:rStyle w:val="Strong"/>
          <w:rFonts w:eastAsiaTheme="majorEastAsia"/>
          <w:i/>
          <w:iCs/>
          <w:color w:val="353535"/>
          <w:bdr w:val="none" w:sz="0" w:space="0" w:color="auto" w:frame="1"/>
        </w:rPr>
        <w:t>i-x</w:t>
      </w:r>
      <w:r w:rsidRPr="0097456B">
        <w:rPr>
          <w:rStyle w:val="Emphasis"/>
          <w:rFonts w:eastAsiaTheme="majorEastAsia"/>
          <w:color w:val="353535"/>
          <w:bdr w:val="none" w:sz="0" w:space="0" w:color="auto" w:frame="1"/>
        </w:rPr>
        <w:t>, in boxes</w:t>
      </w:r>
      <w:r w:rsidRPr="0097456B">
        <w:rPr>
          <w:rStyle w:val="apple-converted-space"/>
          <w:rFonts w:eastAsiaTheme="majorEastAsia"/>
          <w:i/>
          <w:iCs/>
          <w:color w:val="353535"/>
          <w:bdr w:val="none" w:sz="0" w:space="0" w:color="auto" w:frame="1"/>
        </w:rPr>
        <w:t> </w:t>
      </w:r>
      <w:r w:rsidRPr="0097456B">
        <w:rPr>
          <w:rStyle w:val="Strong"/>
          <w:rFonts w:eastAsiaTheme="majorEastAsia"/>
          <w:i/>
          <w:iCs/>
          <w:color w:val="353535"/>
          <w:bdr w:val="none" w:sz="0" w:space="0" w:color="auto" w:frame="1"/>
        </w:rPr>
        <w:t>14-20</w:t>
      </w:r>
      <w:r w:rsidRPr="0097456B">
        <w:rPr>
          <w:rStyle w:val="apple-converted-space"/>
          <w:rFonts w:eastAsiaTheme="majorEastAsia"/>
          <w:i/>
          <w:iCs/>
          <w:color w:val="353535"/>
          <w:bdr w:val="none" w:sz="0" w:space="0" w:color="auto" w:frame="1"/>
        </w:rPr>
        <w:t> </w:t>
      </w:r>
      <w:r w:rsidRPr="0097456B">
        <w:rPr>
          <w:rStyle w:val="Emphasis"/>
          <w:rFonts w:eastAsiaTheme="majorEastAsia"/>
          <w:color w:val="353535"/>
          <w:bdr w:val="none" w:sz="0" w:space="0" w:color="auto" w:frame="1"/>
        </w:rPr>
        <w:t>on your answer sheet.</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List of Headings</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 i</w:t>
      </w:r>
      <w:r w:rsidRPr="0097456B">
        <w:rPr>
          <w:color w:val="353535"/>
          <w:bdr w:val="none" w:sz="0" w:space="0" w:color="auto" w:frame="1"/>
        </w:rPr>
        <w:t>          The positive correlation between climate and wealth</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ii</w:t>
      </w:r>
      <w:r w:rsidRPr="0097456B">
        <w:rPr>
          <w:color w:val="353535"/>
          <w:bdr w:val="none" w:sz="0" w:space="0" w:color="auto" w:frame="1"/>
        </w:rPr>
        <w:t>          Other factors besides climate that influence wealth</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color w:val="353535"/>
          <w:bdr w:val="none" w:sz="0" w:space="0" w:color="auto" w:frame="1"/>
        </w:rPr>
        <w:t>iii         Inspiration from reading a book</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iv</w:t>
      </w:r>
      <w:r w:rsidRPr="0097456B">
        <w:rPr>
          <w:color w:val="353535"/>
          <w:bdr w:val="none" w:sz="0" w:space="0" w:color="auto" w:frame="1"/>
        </w:rPr>
        <w:t>         Other researchers’ results do not rule out exceptional cases</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v</w:t>
      </w:r>
      <w:r w:rsidRPr="0097456B">
        <w:rPr>
          <w:color w:val="353535"/>
          <w:bdr w:val="none" w:sz="0" w:space="0" w:color="auto" w:frame="1"/>
        </w:rPr>
        <w:t>          different attributes between Eurasia and Africa</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vi</w:t>
      </w:r>
      <w:r w:rsidRPr="0097456B">
        <w:rPr>
          <w:color w:val="353535"/>
          <w:bdr w:val="none" w:sz="0" w:space="0" w:color="auto" w:frame="1"/>
        </w:rPr>
        <w:t>         Low temperature benefits people and crops</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vii</w:t>
      </w:r>
      <w:r w:rsidRPr="0097456B">
        <w:rPr>
          <w:color w:val="353535"/>
          <w:bdr w:val="none" w:sz="0" w:space="0" w:color="auto" w:frame="1"/>
        </w:rPr>
        <w:t>        The importance of institution in traditional views.</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viii</w:t>
      </w:r>
      <w:r w:rsidRPr="0097456B">
        <w:rPr>
          <w:color w:val="353535"/>
          <w:bdr w:val="none" w:sz="0" w:space="0" w:color="auto" w:frame="1"/>
        </w:rPr>
        <w:t>       The spread of crops in Europe, Asia and other places</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ix</w:t>
      </w:r>
      <w:r w:rsidRPr="0097456B">
        <w:rPr>
          <w:color w:val="353535"/>
          <w:bdr w:val="none" w:sz="0" w:space="0" w:color="auto" w:frame="1"/>
        </w:rPr>
        <w:t>         The best way to use aid</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x</w:t>
      </w:r>
      <w:r w:rsidRPr="0097456B">
        <w:rPr>
          <w:color w:val="353535"/>
          <w:bdr w:val="none" w:sz="0" w:space="0" w:color="auto" w:frame="1"/>
        </w:rPr>
        <w:t>          confusions and exceptional</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lastRenderedPageBreak/>
        <w:t>14</w:t>
      </w:r>
      <w:r w:rsidRPr="0097456B">
        <w:rPr>
          <w:color w:val="353535"/>
          <w:bdr w:val="none" w:sz="0" w:space="0" w:color="auto" w:frame="1"/>
        </w:rPr>
        <w:t>   Paragraph</w:t>
      </w:r>
      <w:r w:rsidRPr="0097456B">
        <w:rPr>
          <w:rStyle w:val="apple-converted-space"/>
          <w:rFonts w:eastAsiaTheme="majorEastAsia"/>
          <w:color w:val="353535"/>
          <w:bdr w:val="none" w:sz="0" w:space="0" w:color="auto" w:frame="1"/>
        </w:rPr>
        <w:t> </w:t>
      </w:r>
      <w:r w:rsidRPr="0097456B">
        <w:rPr>
          <w:rStyle w:val="Strong"/>
          <w:rFonts w:eastAsiaTheme="majorEastAsia"/>
          <w:color w:val="353535"/>
          <w:bdr w:val="none" w:sz="0" w:space="0" w:color="auto" w:frame="1"/>
        </w:rPr>
        <w:t>A</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15</w:t>
      </w:r>
      <w:r w:rsidRPr="0097456B">
        <w:rPr>
          <w:color w:val="353535"/>
          <w:bdr w:val="none" w:sz="0" w:space="0" w:color="auto" w:frame="1"/>
        </w:rPr>
        <w:t>   Paragraph</w:t>
      </w:r>
      <w:r w:rsidRPr="0097456B">
        <w:rPr>
          <w:rStyle w:val="apple-converted-space"/>
          <w:rFonts w:eastAsiaTheme="majorEastAsia"/>
          <w:color w:val="353535"/>
          <w:bdr w:val="none" w:sz="0" w:space="0" w:color="auto" w:frame="1"/>
        </w:rPr>
        <w:t> </w:t>
      </w:r>
      <w:r w:rsidRPr="0097456B">
        <w:rPr>
          <w:rStyle w:val="Strong"/>
          <w:rFonts w:eastAsiaTheme="majorEastAsia"/>
          <w:color w:val="353535"/>
          <w:bdr w:val="none" w:sz="0" w:space="0" w:color="auto" w:frame="1"/>
        </w:rPr>
        <w:t>B</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16</w:t>
      </w:r>
      <w:r w:rsidRPr="0097456B">
        <w:rPr>
          <w:color w:val="353535"/>
          <w:bdr w:val="none" w:sz="0" w:space="0" w:color="auto" w:frame="1"/>
        </w:rPr>
        <w:t>   Paragraph</w:t>
      </w:r>
      <w:r w:rsidRPr="0097456B">
        <w:rPr>
          <w:rStyle w:val="apple-converted-space"/>
          <w:rFonts w:eastAsiaTheme="majorEastAsia"/>
          <w:color w:val="353535"/>
          <w:bdr w:val="none" w:sz="0" w:space="0" w:color="auto" w:frame="1"/>
        </w:rPr>
        <w:t> </w:t>
      </w:r>
      <w:r w:rsidRPr="0097456B">
        <w:rPr>
          <w:rStyle w:val="Strong"/>
          <w:rFonts w:eastAsiaTheme="majorEastAsia"/>
          <w:color w:val="353535"/>
          <w:bdr w:val="none" w:sz="0" w:space="0" w:color="auto" w:frame="1"/>
        </w:rPr>
        <w:t>C</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17</w:t>
      </w:r>
      <w:r w:rsidRPr="0097456B">
        <w:rPr>
          <w:color w:val="353535"/>
          <w:bdr w:val="none" w:sz="0" w:space="0" w:color="auto" w:frame="1"/>
        </w:rPr>
        <w:t>   Paragraph</w:t>
      </w:r>
      <w:r w:rsidRPr="0097456B">
        <w:rPr>
          <w:rStyle w:val="apple-converted-space"/>
          <w:rFonts w:eastAsiaTheme="majorEastAsia"/>
          <w:color w:val="353535"/>
          <w:bdr w:val="none" w:sz="0" w:space="0" w:color="auto" w:frame="1"/>
        </w:rPr>
        <w:t> </w:t>
      </w:r>
      <w:r w:rsidRPr="0097456B">
        <w:rPr>
          <w:rStyle w:val="Strong"/>
          <w:rFonts w:eastAsiaTheme="majorEastAsia"/>
          <w:color w:val="353535"/>
          <w:bdr w:val="none" w:sz="0" w:space="0" w:color="auto" w:frame="1"/>
        </w:rPr>
        <w:t>D</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18</w:t>
      </w:r>
      <w:r w:rsidRPr="0097456B">
        <w:rPr>
          <w:color w:val="353535"/>
          <w:bdr w:val="none" w:sz="0" w:space="0" w:color="auto" w:frame="1"/>
        </w:rPr>
        <w:t>   Paragraph</w:t>
      </w:r>
      <w:r w:rsidRPr="0097456B">
        <w:rPr>
          <w:rStyle w:val="apple-converted-space"/>
          <w:rFonts w:eastAsiaTheme="majorEastAsia"/>
          <w:color w:val="353535"/>
          <w:bdr w:val="none" w:sz="0" w:space="0" w:color="auto" w:frame="1"/>
        </w:rPr>
        <w:t> </w:t>
      </w:r>
      <w:r w:rsidRPr="0097456B">
        <w:rPr>
          <w:rStyle w:val="Strong"/>
          <w:rFonts w:eastAsiaTheme="majorEastAsia"/>
          <w:color w:val="353535"/>
          <w:bdr w:val="none" w:sz="0" w:space="0" w:color="auto" w:frame="1"/>
        </w:rPr>
        <w:t>E</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19</w:t>
      </w:r>
      <w:r w:rsidRPr="0097456B">
        <w:rPr>
          <w:color w:val="353535"/>
          <w:bdr w:val="none" w:sz="0" w:space="0" w:color="auto" w:frame="1"/>
        </w:rPr>
        <w:t>   Paragraph</w:t>
      </w:r>
      <w:r w:rsidRPr="0097456B">
        <w:rPr>
          <w:rStyle w:val="apple-converted-space"/>
          <w:rFonts w:eastAsiaTheme="majorEastAsia"/>
          <w:color w:val="353535"/>
          <w:bdr w:val="none" w:sz="0" w:space="0" w:color="auto" w:frame="1"/>
        </w:rPr>
        <w:t> </w:t>
      </w:r>
      <w:r w:rsidRPr="0097456B">
        <w:rPr>
          <w:rStyle w:val="Strong"/>
          <w:rFonts w:eastAsiaTheme="majorEastAsia"/>
          <w:color w:val="353535"/>
          <w:bdr w:val="none" w:sz="0" w:space="0" w:color="auto" w:frame="1"/>
        </w:rPr>
        <w:t>F</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Strong"/>
          <w:rFonts w:eastAsiaTheme="majorEastAsia"/>
          <w:color w:val="353535"/>
          <w:bdr w:val="none" w:sz="0" w:space="0" w:color="auto" w:frame="1"/>
        </w:rPr>
        <w:t>20</w:t>
      </w:r>
      <w:r w:rsidRPr="0097456B">
        <w:rPr>
          <w:color w:val="353535"/>
          <w:bdr w:val="none" w:sz="0" w:space="0" w:color="auto" w:frame="1"/>
        </w:rPr>
        <w:t>   Paragraph</w:t>
      </w:r>
      <w:r w:rsidRPr="0097456B">
        <w:rPr>
          <w:rStyle w:val="apple-converted-space"/>
          <w:rFonts w:eastAsiaTheme="majorEastAsia"/>
          <w:color w:val="353535"/>
          <w:bdr w:val="none" w:sz="0" w:space="0" w:color="auto" w:frame="1"/>
        </w:rPr>
        <w:t> </w:t>
      </w:r>
      <w:r w:rsidRPr="0097456B">
        <w:rPr>
          <w:rStyle w:val="Strong"/>
          <w:rFonts w:eastAsiaTheme="majorEastAsia"/>
          <w:color w:val="353535"/>
          <w:bdr w:val="none" w:sz="0" w:space="0" w:color="auto" w:frame="1"/>
        </w:rPr>
        <w:t>G</w:t>
      </w:r>
    </w:p>
    <w:p w:rsidR="0097456B" w:rsidRDefault="0097456B" w:rsidP="0097456B">
      <w:pPr>
        <w:pStyle w:val="Heading4"/>
        <w:spacing w:before="0" w:after="0"/>
        <w:contextualSpacing/>
        <w:textAlignment w:val="baseline"/>
        <w:rPr>
          <w:rStyle w:val="Strong"/>
          <w:rFonts w:ascii="Times New Roman" w:hAnsi="Times New Roman" w:cs="Times New Roman"/>
          <w:b w:val="0"/>
          <w:bCs w:val="0"/>
          <w:color w:val="333333"/>
          <w:bdr w:val="none" w:sz="0" w:space="0" w:color="auto" w:frame="1"/>
          <w:lang w:val="vi-VN"/>
        </w:rPr>
      </w:pPr>
    </w:p>
    <w:p w:rsidR="0097456B" w:rsidRPr="0097456B" w:rsidRDefault="0097456B" w:rsidP="0097456B">
      <w:pPr>
        <w:pStyle w:val="Heading4"/>
        <w:spacing w:before="0" w:after="0"/>
        <w:contextualSpacing/>
        <w:textAlignment w:val="baseline"/>
        <w:rPr>
          <w:rFonts w:ascii="Times New Roman" w:hAnsi="Times New Roman" w:cs="Times New Roman"/>
          <w:color w:val="333333"/>
        </w:rPr>
      </w:pPr>
      <w:r w:rsidRPr="0097456B">
        <w:rPr>
          <w:rStyle w:val="Strong"/>
          <w:rFonts w:ascii="Times New Roman" w:hAnsi="Times New Roman" w:cs="Times New Roman"/>
          <w:b w:val="0"/>
          <w:bCs w:val="0"/>
          <w:color w:val="333333"/>
          <w:bdr w:val="none" w:sz="0" w:space="0" w:color="auto" w:frame="1"/>
        </w:rPr>
        <w:t>Questions 21-26</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color w:val="353535"/>
          <w:bdr w:val="none" w:sz="0" w:space="0" w:color="auto" w:frame="1"/>
        </w:rPr>
        <w:t>Complete the following summary of the paragraphs of Reading Passage</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color w:val="353535"/>
          <w:bdr w:val="none" w:sz="0" w:space="0" w:color="auto" w:frame="1"/>
        </w:rPr>
        <w:t>Using</w:t>
      </w:r>
      <w:r w:rsidRPr="0097456B">
        <w:rPr>
          <w:rStyle w:val="apple-converted-space"/>
          <w:rFonts w:eastAsiaTheme="majorEastAsia"/>
          <w:color w:val="353535"/>
          <w:bdr w:val="none" w:sz="0" w:space="0" w:color="auto" w:frame="1"/>
        </w:rPr>
        <w:t> </w:t>
      </w:r>
      <w:r w:rsidRPr="0097456B">
        <w:rPr>
          <w:rStyle w:val="Strong"/>
          <w:rFonts w:eastAsiaTheme="majorEastAsia"/>
          <w:color w:val="353535"/>
          <w:bdr w:val="none" w:sz="0" w:space="0" w:color="auto" w:frame="1"/>
        </w:rPr>
        <w:t>NO MORE THAN TWO WORDS</w:t>
      </w:r>
      <w:r w:rsidRPr="0097456B">
        <w:rPr>
          <w:rStyle w:val="apple-converted-space"/>
          <w:rFonts w:eastAsiaTheme="majorEastAsia"/>
          <w:color w:val="353535"/>
          <w:bdr w:val="none" w:sz="0" w:space="0" w:color="auto" w:frame="1"/>
        </w:rPr>
        <w:t> </w:t>
      </w:r>
      <w:r w:rsidRPr="0097456B">
        <w:rPr>
          <w:color w:val="353535"/>
          <w:bdr w:val="none" w:sz="0" w:space="0" w:color="auto" w:frame="1"/>
        </w:rPr>
        <w:t>from the Reading Passage for each answer.</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rStyle w:val="Emphasis"/>
          <w:rFonts w:eastAsiaTheme="majorEastAsia"/>
          <w:color w:val="353535"/>
          <w:bdr w:val="none" w:sz="0" w:space="0" w:color="auto" w:frame="1"/>
        </w:rPr>
        <w:t>Write your answers in boxes</w:t>
      </w:r>
      <w:r w:rsidRPr="0097456B">
        <w:rPr>
          <w:rStyle w:val="apple-converted-space"/>
          <w:rFonts w:eastAsiaTheme="majorEastAsia"/>
          <w:i/>
          <w:iCs/>
          <w:color w:val="353535"/>
          <w:bdr w:val="none" w:sz="0" w:space="0" w:color="auto" w:frame="1"/>
        </w:rPr>
        <w:t> </w:t>
      </w:r>
      <w:r w:rsidRPr="0097456B">
        <w:rPr>
          <w:rStyle w:val="Strong"/>
          <w:rFonts w:eastAsiaTheme="majorEastAsia"/>
          <w:i/>
          <w:iCs/>
          <w:color w:val="353535"/>
          <w:bdr w:val="none" w:sz="0" w:space="0" w:color="auto" w:frame="1"/>
        </w:rPr>
        <w:t>21-26</w:t>
      </w:r>
      <w:r w:rsidRPr="0097456B">
        <w:rPr>
          <w:rStyle w:val="apple-converted-space"/>
          <w:rFonts w:eastAsiaTheme="majorEastAsia"/>
          <w:i/>
          <w:iCs/>
          <w:color w:val="353535"/>
          <w:bdr w:val="none" w:sz="0" w:space="0" w:color="auto" w:frame="1"/>
        </w:rPr>
        <w:t> </w:t>
      </w:r>
      <w:r w:rsidRPr="0097456B">
        <w:rPr>
          <w:rStyle w:val="Emphasis"/>
          <w:rFonts w:eastAsiaTheme="majorEastAsia"/>
          <w:color w:val="353535"/>
          <w:bdr w:val="none" w:sz="0" w:space="0" w:color="auto" w:frame="1"/>
        </w:rPr>
        <w:t>on your answer sheet.</w:t>
      </w:r>
    </w:p>
    <w:p w:rsidR="0097456B" w:rsidRDefault="0097456B" w:rsidP="0097456B">
      <w:pPr>
        <w:pStyle w:val="NormalWeb"/>
        <w:spacing w:before="0" w:beforeAutospacing="0" w:after="0" w:afterAutospacing="0" w:line="360" w:lineRule="auto"/>
        <w:contextualSpacing/>
        <w:jc w:val="both"/>
        <w:textAlignment w:val="baseline"/>
        <w:rPr>
          <w:color w:val="353535"/>
          <w:bdr w:val="none" w:sz="0" w:space="0" w:color="auto" w:frame="1"/>
          <w:lang w:val="vi-VN"/>
        </w:rPr>
      </w:pPr>
    </w:p>
    <w:p w:rsidR="0097456B" w:rsidRPr="0097456B" w:rsidRDefault="0097456B" w:rsidP="0097456B">
      <w:pPr>
        <w:pStyle w:val="NormalWeb"/>
        <w:spacing w:before="0" w:beforeAutospacing="0" w:after="0" w:afterAutospacing="0" w:line="360" w:lineRule="auto"/>
        <w:contextualSpacing/>
        <w:jc w:val="both"/>
        <w:textAlignment w:val="baseline"/>
        <w:rPr>
          <w:color w:val="353535"/>
        </w:rPr>
      </w:pPr>
      <w:r w:rsidRPr="0097456B">
        <w:rPr>
          <w:color w:val="353535"/>
          <w:bdr w:val="none" w:sz="0" w:space="0" w:color="auto" w:frame="1"/>
        </w:rPr>
        <w:t>Dr William Master read a book saying that a (an)</w:t>
      </w:r>
      <w:r w:rsidRPr="0097456B">
        <w:rPr>
          <w:rStyle w:val="apple-converted-space"/>
          <w:rFonts w:eastAsiaTheme="majorEastAsia"/>
          <w:color w:val="353535"/>
          <w:bdr w:val="none" w:sz="0" w:space="0" w:color="auto" w:frame="1"/>
        </w:rPr>
        <w:t> </w:t>
      </w:r>
      <w:r w:rsidRPr="0097456B">
        <w:rPr>
          <w:rStyle w:val="Strong"/>
          <w:rFonts w:eastAsiaTheme="majorEastAsia"/>
          <w:color w:val="353535"/>
          <w:bdr w:val="none" w:sz="0" w:space="0" w:color="auto" w:frame="1"/>
        </w:rPr>
        <w:t>21</w:t>
      </w:r>
      <w:r w:rsidRPr="0097456B">
        <w:rPr>
          <w:color w:val="353535"/>
          <w:bdr w:val="none" w:sz="0" w:space="0" w:color="auto" w:frame="1"/>
        </w:rPr>
        <w:t>………………….. which struck an American city of years ago was terminated by a cold frost. And academics found that there is a connection between climate and country’s wealthy as in the rich but small country of</w:t>
      </w:r>
      <w:r w:rsidRPr="0097456B">
        <w:rPr>
          <w:rStyle w:val="apple-converted-space"/>
          <w:rFonts w:eastAsiaTheme="majorEastAsia"/>
          <w:color w:val="353535"/>
          <w:bdr w:val="none" w:sz="0" w:space="0" w:color="auto" w:frame="1"/>
        </w:rPr>
        <w:t> </w:t>
      </w:r>
      <w:r w:rsidRPr="0097456B">
        <w:rPr>
          <w:rStyle w:val="Strong"/>
          <w:rFonts w:eastAsiaTheme="majorEastAsia"/>
          <w:color w:val="353535"/>
          <w:bdr w:val="none" w:sz="0" w:space="0" w:color="auto" w:frame="1"/>
        </w:rPr>
        <w:t>22</w:t>
      </w:r>
      <w:r w:rsidRPr="0097456B">
        <w:rPr>
          <w:color w:val="353535"/>
          <w:bdr w:val="none" w:sz="0" w:space="0" w:color="auto" w:frame="1"/>
        </w:rPr>
        <w:t>…………………..; Yet besides excellent surroundings and climate, one country still need to improve both their</w:t>
      </w:r>
      <w:r w:rsidRPr="0097456B">
        <w:rPr>
          <w:rStyle w:val="apple-converted-space"/>
          <w:rFonts w:eastAsiaTheme="majorEastAsia"/>
          <w:color w:val="353535"/>
          <w:bdr w:val="none" w:sz="0" w:space="0" w:color="auto" w:frame="1"/>
        </w:rPr>
        <w:t> </w:t>
      </w:r>
      <w:r w:rsidRPr="0097456B">
        <w:rPr>
          <w:rStyle w:val="Strong"/>
          <w:rFonts w:eastAsiaTheme="majorEastAsia"/>
          <w:color w:val="353535"/>
          <w:bdr w:val="none" w:sz="0" w:space="0" w:color="auto" w:frame="1"/>
        </w:rPr>
        <w:t>23</w:t>
      </w:r>
      <w:r w:rsidRPr="0097456B">
        <w:rPr>
          <w:color w:val="353535"/>
          <w:bdr w:val="none" w:sz="0" w:space="0" w:color="auto" w:frame="1"/>
        </w:rPr>
        <w:t>………………….. to achieve long prosperity,</w:t>
      </w:r>
    </w:p>
    <w:p w:rsidR="0097456B" w:rsidRPr="0097456B" w:rsidRDefault="0097456B" w:rsidP="0097456B">
      <w:pPr>
        <w:pStyle w:val="NormalWeb"/>
        <w:spacing w:before="0" w:beforeAutospacing="0" w:after="0" w:afterAutospacing="0" w:line="360" w:lineRule="auto"/>
        <w:contextualSpacing/>
        <w:jc w:val="both"/>
        <w:textAlignment w:val="baseline"/>
        <w:rPr>
          <w:color w:val="353535"/>
          <w:lang w:val="vi-VN"/>
        </w:rPr>
      </w:pPr>
      <w:r w:rsidRPr="0097456B">
        <w:rPr>
          <w:color w:val="353535"/>
          <w:bdr w:val="none" w:sz="0" w:space="0" w:color="auto" w:frame="1"/>
        </w:rPr>
        <w:t>Thanks to resembling weather condition across latitude in the continent of</w:t>
      </w:r>
      <w:r w:rsidRPr="0097456B">
        <w:rPr>
          <w:rStyle w:val="apple-converted-space"/>
          <w:rFonts w:eastAsiaTheme="majorEastAsia"/>
          <w:color w:val="353535"/>
          <w:bdr w:val="none" w:sz="0" w:space="0" w:color="auto" w:frame="1"/>
        </w:rPr>
        <w:t> </w:t>
      </w:r>
      <w:r w:rsidRPr="0097456B">
        <w:rPr>
          <w:rStyle w:val="Strong"/>
          <w:rFonts w:eastAsiaTheme="majorEastAsia"/>
          <w:color w:val="353535"/>
          <w:bdr w:val="none" w:sz="0" w:space="0" w:color="auto" w:frame="1"/>
        </w:rPr>
        <w:t>24</w:t>
      </w:r>
      <w:r w:rsidRPr="0097456B">
        <w:rPr>
          <w:color w:val="353535"/>
          <w:bdr w:val="none" w:sz="0" w:space="0" w:color="auto" w:frame="1"/>
        </w:rPr>
        <w:t>………………….. ’crops such as</w:t>
      </w:r>
      <w:r w:rsidRPr="0097456B">
        <w:rPr>
          <w:rStyle w:val="apple-converted-space"/>
          <w:rFonts w:eastAsiaTheme="majorEastAsia"/>
          <w:color w:val="353535"/>
          <w:bdr w:val="none" w:sz="0" w:space="0" w:color="auto" w:frame="1"/>
        </w:rPr>
        <w:t> </w:t>
      </w:r>
      <w:r w:rsidRPr="0097456B">
        <w:rPr>
          <w:rStyle w:val="Strong"/>
          <w:rFonts w:eastAsiaTheme="majorEastAsia"/>
          <w:color w:val="353535"/>
          <w:bdr w:val="none" w:sz="0" w:space="0" w:color="auto" w:frame="1"/>
        </w:rPr>
        <w:t>25</w:t>
      </w:r>
      <w:r w:rsidRPr="0097456B">
        <w:rPr>
          <w:color w:val="353535"/>
          <w:bdr w:val="none" w:sz="0" w:space="0" w:color="auto" w:frame="1"/>
        </w:rPr>
        <w:t>…………………… is bound to spread faster than from South America to the North. Other researchers also noted that even though geographical factors are important, a tropical country such as</w:t>
      </w:r>
      <w:r w:rsidRPr="0097456B">
        <w:rPr>
          <w:rStyle w:val="apple-converted-space"/>
          <w:rFonts w:eastAsiaTheme="majorEastAsia"/>
          <w:color w:val="353535"/>
          <w:bdr w:val="none" w:sz="0" w:space="0" w:color="auto" w:frame="1"/>
        </w:rPr>
        <w:t> </w:t>
      </w:r>
      <w:r w:rsidRPr="0097456B">
        <w:rPr>
          <w:rStyle w:val="Strong"/>
          <w:rFonts w:eastAsiaTheme="majorEastAsia"/>
          <w:color w:val="353535"/>
          <w:bdr w:val="none" w:sz="0" w:space="0" w:color="auto" w:frame="1"/>
        </w:rPr>
        <w:t>26</w:t>
      </w:r>
      <w:r w:rsidRPr="0097456B">
        <w:rPr>
          <w:color w:val="353535"/>
          <w:bdr w:val="none" w:sz="0" w:space="0" w:color="auto" w:frame="1"/>
        </w:rPr>
        <w:t>………………….. still became rich due to scientific advancement.</w:t>
      </w:r>
    </w:p>
    <w:p w:rsidR="00B75F93" w:rsidRPr="0097456B" w:rsidRDefault="00B13C8E" w:rsidP="0097456B">
      <w:pPr>
        <w:contextualSpacing/>
        <w:rPr>
          <w:lang w:val="vi-VN"/>
        </w:rPr>
      </w:pPr>
      <w:r w:rsidRPr="00B13C8E">
        <w:rPr>
          <w:rFonts w:eastAsia="Times New Roman"/>
          <w:noProof/>
          <w:color w:val="auto"/>
          <w:spacing w:val="0"/>
        </w:rPr>
        <w:pict>
          <v:rect id="_x0000_i1034" alt="" style="width:468pt;height:.05pt;mso-width-percent:0;mso-height-percent:0;mso-width-percent:0;mso-height-percent:0" o:hralign="center" o:hrstd="t" o:hr="t" fillcolor="#a0a0a0" stroked="f"/>
        </w:pict>
      </w:r>
    </w:p>
    <w:p w:rsidR="00B75F93" w:rsidRPr="000B5A3F" w:rsidRDefault="00B75F93" w:rsidP="000B5A3F">
      <w:pPr>
        <w:contextualSpacing/>
        <w:rPr>
          <w:b/>
          <w:bCs/>
          <w:lang w:val="vi-VN"/>
        </w:rPr>
      </w:pPr>
      <w:r w:rsidRPr="000B5A3F">
        <w:rPr>
          <w:b/>
          <w:bCs/>
          <w:lang w:val="vi-VN"/>
        </w:rPr>
        <w:t>Hướng dẫn giải:</w:t>
      </w:r>
    </w:p>
    <w:p w:rsidR="000B5A3F" w:rsidRDefault="000B5A3F" w:rsidP="000B5A3F">
      <w:pPr>
        <w:contextualSpacing/>
        <w:rPr>
          <w:rFonts w:eastAsia="Times New Roman"/>
          <w:color w:val="000000"/>
          <w:spacing w:val="0"/>
          <w:lang w:val="vi-VN"/>
        </w:rPr>
      </w:pPr>
      <w:r w:rsidRPr="000B5A3F">
        <w:rPr>
          <w:rFonts w:eastAsia="Times New Roman"/>
          <w:b/>
          <w:bCs/>
          <w:color w:val="000000"/>
          <w:spacing w:val="0"/>
        </w:rPr>
        <w:t>Phần I: Câu hỏi 14-20 (Matching Headings)</w:t>
      </w:r>
    </w:p>
    <w:p w:rsidR="000B5A3F" w:rsidRPr="000B5A3F" w:rsidRDefault="000B5A3F" w:rsidP="000B5A3F">
      <w:pPr>
        <w:contextualSpacing/>
        <w:rPr>
          <w:rFonts w:eastAsia="Times New Roman"/>
          <w:color w:val="000000"/>
          <w:spacing w:val="0"/>
        </w:rPr>
      </w:pPr>
      <w:r w:rsidRPr="000B5A3F">
        <w:rPr>
          <w:rFonts w:eastAsia="Times New Roman"/>
          <w:b/>
          <w:bCs/>
          <w:color w:val="000000"/>
          <w:spacing w:val="0"/>
        </w:rPr>
        <w:t>Mục tiêu:</w:t>
      </w:r>
      <w:r w:rsidRPr="000B5A3F">
        <w:rPr>
          <w:rFonts w:eastAsia="Times New Roman"/>
          <w:color w:val="000000"/>
          <w:spacing w:val="0"/>
        </w:rPr>
        <w:t> Nắm bắt ý chính của đoạn văn và tìm tiêu đề tương ứng trong danh sách cho sẵn.</w:t>
      </w:r>
    </w:p>
    <w:p w:rsidR="000B5A3F" w:rsidRPr="000B5A3F" w:rsidRDefault="000B5A3F" w:rsidP="000B5A3F">
      <w:pPr>
        <w:contextualSpacing/>
        <w:rPr>
          <w:rFonts w:eastAsia="Times New Roman"/>
          <w:color w:val="000000"/>
          <w:spacing w:val="0"/>
        </w:rPr>
      </w:pPr>
      <w:r w:rsidRPr="000B5A3F">
        <w:rPr>
          <w:rFonts w:eastAsia="Times New Roman"/>
          <w:b/>
          <w:bCs/>
          <w:color w:val="000000"/>
          <w:spacing w:val="0"/>
        </w:rPr>
        <w:t>1. Chiến lược tiếp cận</w:t>
      </w:r>
    </w:p>
    <w:p w:rsidR="000B5A3F" w:rsidRPr="000B5A3F" w:rsidRDefault="000B5A3F" w:rsidP="000B5A3F">
      <w:pPr>
        <w:numPr>
          <w:ilvl w:val="0"/>
          <w:numId w:val="48"/>
        </w:numPr>
        <w:contextualSpacing/>
        <w:rPr>
          <w:rFonts w:eastAsia="Times New Roman"/>
          <w:color w:val="000000"/>
          <w:spacing w:val="0"/>
        </w:rPr>
      </w:pPr>
      <w:r w:rsidRPr="000B5A3F">
        <w:rPr>
          <w:rFonts w:eastAsia="Times New Roman"/>
          <w:b/>
          <w:bCs/>
          <w:color w:val="000000"/>
          <w:spacing w:val="0"/>
        </w:rPr>
        <w:t>Bước 1: Giải mã Danh sách Tiêu đề (List of Headings)</w:t>
      </w:r>
    </w:p>
    <w:p w:rsidR="000B5A3F" w:rsidRPr="000B5A3F" w:rsidRDefault="000B5A3F" w:rsidP="000B5A3F">
      <w:pPr>
        <w:numPr>
          <w:ilvl w:val="1"/>
          <w:numId w:val="48"/>
        </w:numPr>
        <w:contextualSpacing/>
        <w:rPr>
          <w:rFonts w:eastAsia="Times New Roman"/>
          <w:color w:val="000000"/>
          <w:spacing w:val="0"/>
        </w:rPr>
      </w:pPr>
      <w:r w:rsidRPr="000B5A3F">
        <w:rPr>
          <w:rFonts w:eastAsia="Times New Roman"/>
          <w:color w:val="000000"/>
          <w:spacing w:val="0"/>
        </w:rPr>
        <w:t>(i) Mối tương quan tích cực giữa khí hậu và sự giàu có.</w:t>
      </w:r>
    </w:p>
    <w:p w:rsidR="000B5A3F" w:rsidRPr="000B5A3F" w:rsidRDefault="000B5A3F" w:rsidP="000B5A3F">
      <w:pPr>
        <w:numPr>
          <w:ilvl w:val="1"/>
          <w:numId w:val="48"/>
        </w:numPr>
        <w:contextualSpacing/>
        <w:rPr>
          <w:rFonts w:eastAsia="Times New Roman"/>
          <w:color w:val="000000"/>
          <w:spacing w:val="0"/>
        </w:rPr>
      </w:pPr>
      <w:r w:rsidRPr="000B5A3F">
        <w:rPr>
          <w:rFonts w:eastAsia="Times New Roman"/>
          <w:color w:val="000000"/>
          <w:spacing w:val="0"/>
        </w:rPr>
        <w:t>(ii) Các yếu tố khác ngoài khí hậu ảnh hưởng đến sự giàu có.</w:t>
      </w:r>
    </w:p>
    <w:p w:rsidR="000B5A3F" w:rsidRPr="000B5A3F" w:rsidRDefault="000B5A3F" w:rsidP="000B5A3F">
      <w:pPr>
        <w:numPr>
          <w:ilvl w:val="1"/>
          <w:numId w:val="48"/>
        </w:numPr>
        <w:contextualSpacing/>
        <w:rPr>
          <w:rFonts w:eastAsia="Times New Roman"/>
          <w:color w:val="000000"/>
          <w:spacing w:val="0"/>
        </w:rPr>
      </w:pPr>
      <w:r w:rsidRPr="000B5A3F">
        <w:rPr>
          <w:rFonts w:eastAsia="Times New Roman"/>
          <w:color w:val="000000"/>
          <w:spacing w:val="0"/>
        </w:rPr>
        <w:t>(iii) Cảm hứng từ việc đọc một cuốn sách.</w:t>
      </w:r>
    </w:p>
    <w:p w:rsidR="000B5A3F" w:rsidRPr="000B5A3F" w:rsidRDefault="000B5A3F" w:rsidP="000B5A3F">
      <w:pPr>
        <w:numPr>
          <w:ilvl w:val="1"/>
          <w:numId w:val="48"/>
        </w:numPr>
        <w:contextualSpacing/>
        <w:rPr>
          <w:rFonts w:eastAsia="Times New Roman"/>
          <w:color w:val="000000"/>
          <w:spacing w:val="0"/>
        </w:rPr>
      </w:pPr>
      <w:r w:rsidRPr="000B5A3F">
        <w:rPr>
          <w:rFonts w:eastAsia="Times New Roman"/>
          <w:color w:val="000000"/>
          <w:spacing w:val="0"/>
        </w:rPr>
        <w:lastRenderedPageBreak/>
        <w:t>(iv) Kết quả của các nhà nghiên cứu khác không loại trừ các trường hợp ngoại lệ.</w:t>
      </w:r>
    </w:p>
    <w:p w:rsidR="000B5A3F" w:rsidRPr="000B5A3F" w:rsidRDefault="000B5A3F" w:rsidP="000B5A3F">
      <w:pPr>
        <w:numPr>
          <w:ilvl w:val="1"/>
          <w:numId w:val="48"/>
        </w:numPr>
        <w:contextualSpacing/>
        <w:rPr>
          <w:rFonts w:eastAsia="Times New Roman"/>
          <w:color w:val="000000"/>
          <w:spacing w:val="0"/>
        </w:rPr>
      </w:pPr>
      <w:r w:rsidRPr="000B5A3F">
        <w:rPr>
          <w:rFonts w:eastAsia="Times New Roman"/>
          <w:color w:val="000000"/>
          <w:spacing w:val="0"/>
        </w:rPr>
        <w:t>(v) Các đặc điểm khác nhau giữa Á-Âu (Eurasia) và Châu Phi.</w:t>
      </w:r>
    </w:p>
    <w:p w:rsidR="000B5A3F" w:rsidRPr="000B5A3F" w:rsidRDefault="000B5A3F" w:rsidP="000B5A3F">
      <w:pPr>
        <w:numPr>
          <w:ilvl w:val="1"/>
          <w:numId w:val="48"/>
        </w:numPr>
        <w:contextualSpacing/>
        <w:rPr>
          <w:rFonts w:eastAsia="Times New Roman"/>
          <w:color w:val="000000"/>
          <w:spacing w:val="0"/>
        </w:rPr>
      </w:pPr>
      <w:r w:rsidRPr="000B5A3F">
        <w:rPr>
          <w:rFonts w:eastAsia="Times New Roman"/>
          <w:color w:val="000000"/>
          <w:spacing w:val="0"/>
        </w:rPr>
        <w:t>(vi) Nhiệt độ thấp mang lại lợi ích cho con người và mùa màng.</w:t>
      </w:r>
    </w:p>
    <w:p w:rsidR="000B5A3F" w:rsidRPr="000B5A3F" w:rsidRDefault="000B5A3F" w:rsidP="000B5A3F">
      <w:pPr>
        <w:numPr>
          <w:ilvl w:val="1"/>
          <w:numId w:val="48"/>
        </w:numPr>
        <w:contextualSpacing/>
        <w:rPr>
          <w:rFonts w:eastAsia="Times New Roman"/>
          <w:color w:val="000000"/>
          <w:spacing w:val="0"/>
        </w:rPr>
      </w:pPr>
      <w:r w:rsidRPr="000B5A3F">
        <w:rPr>
          <w:rFonts w:eastAsia="Times New Roman"/>
          <w:color w:val="000000"/>
          <w:spacing w:val="0"/>
        </w:rPr>
        <w:t>(vii) Tầm quan trọng của thể chế theo quan điểm truyền thống.</w:t>
      </w:r>
    </w:p>
    <w:p w:rsidR="000B5A3F" w:rsidRPr="000B5A3F" w:rsidRDefault="000B5A3F" w:rsidP="000B5A3F">
      <w:pPr>
        <w:numPr>
          <w:ilvl w:val="1"/>
          <w:numId w:val="48"/>
        </w:numPr>
        <w:contextualSpacing/>
        <w:rPr>
          <w:rFonts w:eastAsia="Times New Roman"/>
          <w:color w:val="000000"/>
          <w:spacing w:val="0"/>
        </w:rPr>
      </w:pPr>
      <w:r w:rsidRPr="000B5A3F">
        <w:rPr>
          <w:rFonts w:eastAsia="Times New Roman"/>
          <w:color w:val="000000"/>
          <w:spacing w:val="0"/>
        </w:rPr>
        <w:t>(viii) Sự lan rộng của cây trồng ở Châu Âu, Châu Á và những nơi khác.</w:t>
      </w:r>
    </w:p>
    <w:p w:rsidR="000B5A3F" w:rsidRPr="000B5A3F" w:rsidRDefault="000B5A3F" w:rsidP="000B5A3F">
      <w:pPr>
        <w:numPr>
          <w:ilvl w:val="1"/>
          <w:numId w:val="48"/>
        </w:numPr>
        <w:contextualSpacing/>
        <w:rPr>
          <w:rFonts w:eastAsia="Times New Roman"/>
          <w:color w:val="000000"/>
          <w:spacing w:val="0"/>
        </w:rPr>
      </w:pPr>
      <w:r w:rsidRPr="000B5A3F">
        <w:rPr>
          <w:rFonts w:eastAsia="Times New Roman"/>
          <w:color w:val="000000"/>
          <w:spacing w:val="0"/>
        </w:rPr>
        <w:t>(ix) Cách tốt nhất để sử dụng viện trợ.</w:t>
      </w:r>
    </w:p>
    <w:p w:rsidR="000B5A3F" w:rsidRPr="000B5A3F" w:rsidRDefault="000B5A3F" w:rsidP="000B5A3F">
      <w:pPr>
        <w:numPr>
          <w:ilvl w:val="1"/>
          <w:numId w:val="48"/>
        </w:numPr>
        <w:contextualSpacing/>
        <w:rPr>
          <w:rFonts w:eastAsia="Times New Roman"/>
          <w:color w:val="000000"/>
          <w:spacing w:val="0"/>
        </w:rPr>
      </w:pPr>
      <w:r w:rsidRPr="000B5A3F">
        <w:rPr>
          <w:rFonts w:eastAsia="Times New Roman"/>
          <w:color w:val="000000"/>
          <w:spacing w:val="0"/>
        </w:rPr>
        <w:t>(x) Những sự nhầm lẫn và ngoại lệ.</w:t>
      </w:r>
    </w:p>
    <w:p w:rsidR="000B5A3F" w:rsidRPr="000B5A3F" w:rsidRDefault="000B5A3F" w:rsidP="000B5A3F">
      <w:pPr>
        <w:numPr>
          <w:ilvl w:val="0"/>
          <w:numId w:val="48"/>
        </w:numPr>
        <w:contextualSpacing/>
        <w:rPr>
          <w:rFonts w:eastAsia="Times New Roman"/>
          <w:color w:val="000000"/>
          <w:spacing w:val="0"/>
        </w:rPr>
      </w:pPr>
      <w:r w:rsidRPr="000B5A3F">
        <w:rPr>
          <w:rFonts w:eastAsia="Times New Roman"/>
          <w:b/>
          <w:bCs/>
          <w:color w:val="000000"/>
          <w:spacing w:val="0"/>
        </w:rPr>
        <w:t>Bước 2: Đọc lướt và Đối chiếu</w:t>
      </w:r>
    </w:p>
    <w:p w:rsidR="000B5A3F" w:rsidRPr="000B5A3F" w:rsidRDefault="000B5A3F" w:rsidP="000B5A3F">
      <w:pPr>
        <w:numPr>
          <w:ilvl w:val="1"/>
          <w:numId w:val="48"/>
        </w:numPr>
        <w:contextualSpacing/>
        <w:rPr>
          <w:rFonts w:eastAsia="Times New Roman"/>
          <w:color w:val="000000"/>
          <w:spacing w:val="0"/>
        </w:rPr>
      </w:pPr>
      <w:r w:rsidRPr="000B5A3F">
        <w:rPr>
          <w:rFonts w:eastAsia="Times New Roman"/>
          <w:color w:val="000000"/>
          <w:spacing w:val="0"/>
        </w:rPr>
        <w:t>Tìm từ khóa trong đoạn văn và so sánh với ý nghĩa của các tiêu đề.</w:t>
      </w:r>
    </w:p>
    <w:p w:rsidR="000B5A3F" w:rsidRPr="000B5A3F" w:rsidRDefault="000B5A3F" w:rsidP="000B5A3F">
      <w:pPr>
        <w:contextualSpacing/>
        <w:rPr>
          <w:rFonts w:eastAsia="Times New Roman"/>
          <w:color w:val="000000"/>
          <w:spacing w:val="0"/>
        </w:rPr>
      </w:pPr>
      <w:r w:rsidRPr="000B5A3F">
        <w:rPr>
          <w:rFonts w:eastAsia="Times New Roman"/>
          <w:b/>
          <w:bCs/>
          <w:color w:val="000000"/>
          <w:spacing w:val="0"/>
        </w:rPr>
        <w:t>2. Phân tích chi tiết từng đoạn văn</w:t>
      </w:r>
    </w:p>
    <w:p w:rsidR="000B5A3F" w:rsidRPr="000B5A3F" w:rsidRDefault="000B5A3F" w:rsidP="000B5A3F">
      <w:pPr>
        <w:contextualSpacing/>
        <w:rPr>
          <w:rFonts w:eastAsia="Times New Roman"/>
          <w:color w:val="000000"/>
          <w:spacing w:val="0"/>
        </w:rPr>
      </w:pPr>
      <w:r w:rsidRPr="000B5A3F">
        <w:rPr>
          <w:rFonts w:eastAsia="Times New Roman"/>
          <w:b/>
          <w:bCs/>
          <w:color w:val="000000"/>
          <w:spacing w:val="0"/>
        </w:rPr>
        <w:t>Câu 14: Paragraph A</w:t>
      </w:r>
    </w:p>
    <w:p w:rsidR="000B5A3F" w:rsidRPr="000B5A3F" w:rsidRDefault="000B5A3F" w:rsidP="000B5A3F">
      <w:pPr>
        <w:numPr>
          <w:ilvl w:val="0"/>
          <w:numId w:val="49"/>
        </w:numPr>
        <w:contextualSpacing/>
        <w:rPr>
          <w:rFonts w:eastAsia="Times New Roman"/>
          <w:color w:val="000000"/>
          <w:spacing w:val="0"/>
        </w:rPr>
      </w:pPr>
      <w:r w:rsidRPr="000B5A3F">
        <w:rPr>
          <w:rFonts w:eastAsia="Times New Roman"/>
          <w:b/>
          <w:bCs/>
          <w:color w:val="000000"/>
          <w:spacing w:val="0"/>
        </w:rPr>
        <w:t>Nội dung chính:</w:t>
      </w:r>
      <w:r w:rsidRPr="000B5A3F">
        <w:rPr>
          <w:rFonts w:eastAsia="Times New Roman"/>
          <w:color w:val="000000"/>
          <w:spacing w:val="0"/>
        </w:rPr>
        <w:t> Đoạn văn kể về việc Dr William Masters đang đọc sách thì nảy ra ý tưởng.</w:t>
      </w:r>
    </w:p>
    <w:p w:rsidR="000B5A3F" w:rsidRPr="000B5A3F" w:rsidRDefault="000B5A3F" w:rsidP="000B5A3F">
      <w:pPr>
        <w:numPr>
          <w:ilvl w:val="0"/>
          <w:numId w:val="49"/>
        </w:numPr>
        <w:contextualSpacing/>
        <w:rPr>
          <w:rFonts w:eastAsia="Times New Roman"/>
          <w:color w:val="000000"/>
          <w:spacing w:val="0"/>
        </w:rPr>
      </w:pPr>
      <w:r w:rsidRPr="000B5A3F">
        <w:rPr>
          <w:rFonts w:eastAsia="Times New Roman"/>
          <w:b/>
          <w:bCs/>
          <w:color w:val="000000"/>
          <w:spacing w:val="0"/>
        </w:rPr>
        <w:t>Từ khóa tìm trong bài:</w:t>
      </w:r>
      <w:r w:rsidRPr="000B5A3F">
        <w:rPr>
          <w:rFonts w:eastAsia="Times New Roman"/>
          <w:color w:val="000000"/>
          <w:spacing w:val="0"/>
        </w:rPr>
        <w:t> reading a book, inspiration struck, anecdote.</w:t>
      </w:r>
    </w:p>
    <w:p w:rsidR="000B5A3F" w:rsidRPr="000B5A3F" w:rsidRDefault="000B5A3F" w:rsidP="000B5A3F">
      <w:pPr>
        <w:numPr>
          <w:ilvl w:val="0"/>
          <w:numId w:val="49"/>
        </w:numPr>
        <w:contextualSpacing/>
        <w:rPr>
          <w:rFonts w:eastAsia="Times New Roman"/>
          <w:color w:val="000000"/>
          <w:spacing w:val="0"/>
        </w:rPr>
      </w:pPr>
      <w:r w:rsidRPr="000B5A3F">
        <w:rPr>
          <w:rFonts w:eastAsia="Times New Roman"/>
          <w:b/>
          <w:bCs/>
          <w:color w:val="000000"/>
          <w:spacing w:val="0"/>
        </w:rPr>
        <w:t>Từ khóa mấu chốt:</w:t>
      </w:r>
      <w:r w:rsidRPr="000B5A3F">
        <w:rPr>
          <w:rFonts w:eastAsia="Times New Roman"/>
          <w:color w:val="000000"/>
          <w:spacing w:val="0"/>
        </w:rPr>
        <w:t> "Dr William Masters was reading a book... when inspiration struck."</w:t>
      </w:r>
    </w:p>
    <w:p w:rsidR="000B5A3F" w:rsidRPr="000B5A3F" w:rsidRDefault="000B5A3F" w:rsidP="000B5A3F">
      <w:pPr>
        <w:numPr>
          <w:ilvl w:val="0"/>
          <w:numId w:val="49"/>
        </w:numPr>
        <w:contextualSpacing/>
        <w:rPr>
          <w:rFonts w:eastAsia="Times New Roman"/>
          <w:color w:val="000000"/>
          <w:spacing w:val="0"/>
        </w:rPr>
      </w:pPr>
      <w:r w:rsidRPr="000B5A3F">
        <w:rPr>
          <w:rFonts w:eastAsia="Times New Roman"/>
          <w:b/>
          <w:bCs/>
          <w:color w:val="000000"/>
          <w:spacing w:val="0"/>
        </w:rPr>
        <w:t>Phân tích &amp; Vị trí:</w:t>
      </w:r>
      <w:r w:rsidRPr="000B5A3F">
        <w:rPr>
          <w:rFonts w:eastAsia="Times New Roman"/>
          <w:color w:val="000000"/>
          <w:spacing w:val="0"/>
        </w:rPr>
        <w:t> Tác giả mô tả khoảnh khắc Masters tìm thấy cảm hứng ("inspiration struck") khi đang đọc sách ("reading a book"). Điều này khớp hoàn toàn với tiêu đề (iii).</w:t>
      </w:r>
    </w:p>
    <w:p w:rsidR="000B5A3F" w:rsidRPr="000B5A3F" w:rsidRDefault="000B5A3F" w:rsidP="000B5A3F">
      <w:pPr>
        <w:numPr>
          <w:ilvl w:val="0"/>
          <w:numId w:val="49"/>
        </w:numPr>
        <w:contextualSpacing/>
        <w:rPr>
          <w:rFonts w:eastAsia="Times New Roman"/>
          <w:color w:val="000000"/>
          <w:spacing w:val="0"/>
        </w:rPr>
      </w:pPr>
      <w:r w:rsidRPr="000B5A3F">
        <w:rPr>
          <w:rFonts w:eastAsia="Times New Roman"/>
          <w:b/>
          <w:bCs/>
          <w:color w:val="000000"/>
          <w:spacing w:val="0"/>
        </w:rPr>
        <w:t>Đáp án:</w:t>
      </w:r>
      <w:r w:rsidRPr="000B5A3F">
        <w:rPr>
          <w:rFonts w:eastAsia="Times New Roman"/>
          <w:color w:val="000000"/>
          <w:spacing w:val="0"/>
        </w:rPr>
        <w:t> iii</w:t>
      </w:r>
    </w:p>
    <w:p w:rsidR="000B5A3F" w:rsidRPr="000B5A3F" w:rsidRDefault="000B5A3F" w:rsidP="000B5A3F">
      <w:pPr>
        <w:contextualSpacing/>
        <w:rPr>
          <w:rFonts w:eastAsia="Times New Roman"/>
          <w:color w:val="000000"/>
          <w:spacing w:val="0"/>
        </w:rPr>
      </w:pPr>
      <w:r w:rsidRPr="000B5A3F">
        <w:rPr>
          <w:rFonts w:eastAsia="Times New Roman"/>
          <w:b/>
          <w:bCs/>
          <w:color w:val="000000"/>
          <w:spacing w:val="0"/>
        </w:rPr>
        <w:t>Câu 15: Paragraph B</w:t>
      </w:r>
    </w:p>
    <w:p w:rsidR="000B5A3F" w:rsidRPr="000B5A3F" w:rsidRDefault="000B5A3F" w:rsidP="000B5A3F">
      <w:pPr>
        <w:numPr>
          <w:ilvl w:val="0"/>
          <w:numId w:val="50"/>
        </w:numPr>
        <w:contextualSpacing/>
        <w:rPr>
          <w:rFonts w:eastAsia="Times New Roman"/>
          <w:color w:val="000000"/>
          <w:spacing w:val="0"/>
        </w:rPr>
      </w:pPr>
      <w:r w:rsidRPr="000B5A3F">
        <w:rPr>
          <w:rFonts w:eastAsia="Times New Roman"/>
          <w:b/>
          <w:bCs/>
          <w:color w:val="000000"/>
          <w:spacing w:val="0"/>
        </w:rPr>
        <w:t>Nội dung chính:</w:t>
      </w:r>
      <w:r w:rsidRPr="000B5A3F">
        <w:rPr>
          <w:rFonts w:eastAsia="Times New Roman"/>
          <w:color w:val="000000"/>
          <w:spacing w:val="0"/>
        </w:rPr>
        <w:t> Đoạn văn giải thích lợi ích của thời tiết lạnh đối với nông nghiệp và sức khỏe (diệt sâu bệnh).</w:t>
      </w:r>
    </w:p>
    <w:p w:rsidR="000B5A3F" w:rsidRPr="000B5A3F" w:rsidRDefault="000B5A3F" w:rsidP="000B5A3F">
      <w:pPr>
        <w:numPr>
          <w:ilvl w:val="0"/>
          <w:numId w:val="50"/>
        </w:numPr>
        <w:contextualSpacing/>
        <w:rPr>
          <w:rFonts w:eastAsia="Times New Roman"/>
          <w:color w:val="000000"/>
          <w:spacing w:val="0"/>
        </w:rPr>
      </w:pPr>
      <w:r w:rsidRPr="000B5A3F">
        <w:rPr>
          <w:rFonts w:eastAsia="Times New Roman"/>
          <w:b/>
          <w:bCs/>
          <w:color w:val="000000"/>
          <w:spacing w:val="0"/>
        </w:rPr>
        <w:t>Từ khóa tìm trong bài:</w:t>
      </w:r>
      <w:r w:rsidRPr="000B5A3F">
        <w:rPr>
          <w:rFonts w:eastAsia="Times New Roman"/>
          <w:color w:val="000000"/>
          <w:spacing w:val="0"/>
        </w:rPr>
        <w:t> freeze pests, destroy crops, freeze organisms, carry disease, agricultural abundance.</w:t>
      </w:r>
    </w:p>
    <w:p w:rsidR="000B5A3F" w:rsidRPr="000B5A3F" w:rsidRDefault="000B5A3F" w:rsidP="000B5A3F">
      <w:pPr>
        <w:numPr>
          <w:ilvl w:val="0"/>
          <w:numId w:val="50"/>
        </w:numPr>
        <w:contextualSpacing/>
        <w:rPr>
          <w:rFonts w:eastAsia="Times New Roman"/>
          <w:color w:val="000000"/>
          <w:spacing w:val="0"/>
        </w:rPr>
      </w:pPr>
      <w:r w:rsidRPr="000B5A3F">
        <w:rPr>
          <w:rFonts w:eastAsia="Times New Roman"/>
          <w:b/>
          <w:bCs/>
          <w:color w:val="000000"/>
          <w:spacing w:val="0"/>
        </w:rPr>
        <w:t>Từ khóa mấu chốt:</w:t>
      </w:r>
      <w:r w:rsidRPr="000B5A3F">
        <w:rPr>
          <w:rFonts w:eastAsia="Times New Roman"/>
          <w:color w:val="000000"/>
          <w:spacing w:val="0"/>
        </w:rPr>
        <w:t> "...cold snaps have two main benefits — they freeze pests... and also freeze organisms... The result is agricultural abundance..."</w:t>
      </w:r>
    </w:p>
    <w:p w:rsidR="000B5A3F" w:rsidRPr="000B5A3F" w:rsidRDefault="000B5A3F" w:rsidP="000B5A3F">
      <w:pPr>
        <w:numPr>
          <w:ilvl w:val="0"/>
          <w:numId w:val="50"/>
        </w:numPr>
        <w:contextualSpacing/>
        <w:rPr>
          <w:rFonts w:eastAsia="Times New Roman"/>
          <w:color w:val="000000"/>
          <w:spacing w:val="0"/>
        </w:rPr>
      </w:pPr>
      <w:r w:rsidRPr="000B5A3F">
        <w:rPr>
          <w:rFonts w:eastAsia="Times New Roman"/>
          <w:b/>
          <w:bCs/>
          <w:color w:val="000000"/>
          <w:spacing w:val="0"/>
        </w:rPr>
        <w:t>Phân tích &amp; Vị trí:</w:t>
      </w:r>
      <w:r w:rsidRPr="000B5A3F">
        <w:rPr>
          <w:rFonts w:eastAsia="Times New Roman"/>
          <w:color w:val="000000"/>
          <w:spacing w:val="0"/>
        </w:rPr>
        <w:t> Đoạn văn liệt kê hai lợi ích chính ("two main benefits") của các đợt rét ("cold snaps"): đóng băng sâu bệnh hại mùa màng và sinh vật gây bệnh. Kết quả là sự phong phú về nông nghiệp ("agricultural abundance"). Điều này khớp với tiêu đề (vi) về lợi ích của nhiệt độ thấp.</w:t>
      </w:r>
    </w:p>
    <w:p w:rsidR="000B5A3F" w:rsidRPr="000B5A3F" w:rsidRDefault="000B5A3F" w:rsidP="000B5A3F">
      <w:pPr>
        <w:numPr>
          <w:ilvl w:val="0"/>
          <w:numId w:val="50"/>
        </w:numPr>
        <w:contextualSpacing/>
        <w:rPr>
          <w:rFonts w:eastAsia="Times New Roman"/>
          <w:color w:val="000000"/>
          <w:spacing w:val="0"/>
        </w:rPr>
      </w:pPr>
      <w:r w:rsidRPr="000B5A3F">
        <w:rPr>
          <w:rFonts w:eastAsia="Times New Roman"/>
          <w:b/>
          <w:bCs/>
          <w:color w:val="000000"/>
          <w:spacing w:val="0"/>
        </w:rPr>
        <w:t>Đáp án:</w:t>
      </w:r>
      <w:r w:rsidRPr="000B5A3F">
        <w:rPr>
          <w:rFonts w:eastAsia="Times New Roman"/>
          <w:color w:val="000000"/>
          <w:spacing w:val="0"/>
        </w:rPr>
        <w:t> vi</w:t>
      </w:r>
    </w:p>
    <w:p w:rsidR="000B5A3F" w:rsidRPr="000B5A3F" w:rsidRDefault="000B5A3F" w:rsidP="000B5A3F">
      <w:pPr>
        <w:contextualSpacing/>
        <w:rPr>
          <w:rFonts w:eastAsia="Times New Roman"/>
          <w:color w:val="000000"/>
          <w:spacing w:val="0"/>
        </w:rPr>
      </w:pPr>
      <w:r w:rsidRPr="000B5A3F">
        <w:rPr>
          <w:rFonts w:eastAsia="Times New Roman"/>
          <w:b/>
          <w:bCs/>
          <w:color w:val="000000"/>
          <w:spacing w:val="0"/>
        </w:rPr>
        <w:t>Câu 16: Paragraph C</w:t>
      </w:r>
    </w:p>
    <w:p w:rsidR="000B5A3F" w:rsidRPr="000B5A3F" w:rsidRDefault="000B5A3F" w:rsidP="000B5A3F">
      <w:pPr>
        <w:numPr>
          <w:ilvl w:val="0"/>
          <w:numId w:val="51"/>
        </w:numPr>
        <w:contextualSpacing/>
        <w:rPr>
          <w:rFonts w:eastAsia="Times New Roman"/>
          <w:color w:val="000000"/>
          <w:spacing w:val="0"/>
        </w:rPr>
      </w:pPr>
      <w:r w:rsidRPr="000B5A3F">
        <w:rPr>
          <w:rFonts w:eastAsia="Times New Roman"/>
          <w:b/>
          <w:bCs/>
          <w:color w:val="000000"/>
          <w:spacing w:val="0"/>
        </w:rPr>
        <w:lastRenderedPageBreak/>
        <w:t>Nội dung chính:</w:t>
      </w:r>
      <w:r w:rsidRPr="000B5A3F">
        <w:rPr>
          <w:rFonts w:eastAsia="Times New Roman"/>
          <w:color w:val="000000"/>
          <w:spacing w:val="0"/>
        </w:rPr>
        <w:t> Đoạn văn đưa ra dữ liệu so sánh giữa số ngày sương giá và mức độ giàu có của quốc gia.</w:t>
      </w:r>
    </w:p>
    <w:p w:rsidR="000B5A3F" w:rsidRPr="000B5A3F" w:rsidRDefault="000B5A3F" w:rsidP="000B5A3F">
      <w:pPr>
        <w:numPr>
          <w:ilvl w:val="0"/>
          <w:numId w:val="51"/>
        </w:numPr>
        <w:contextualSpacing/>
        <w:rPr>
          <w:rFonts w:eastAsia="Times New Roman"/>
          <w:color w:val="000000"/>
          <w:spacing w:val="0"/>
        </w:rPr>
      </w:pPr>
      <w:r w:rsidRPr="000B5A3F">
        <w:rPr>
          <w:rFonts w:eastAsia="Times New Roman"/>
          <w:b/>
          <w:bCs/>
          <w:color w:val="000000"/>
          <w:spacing w:val="0"/>
        </w:rPr>
        <w:t>Từ khóa tìm trong bài:</w:t>
      </w:r>
      <w:r w:rsidRPr="000B5A3F">
        <w:rPr>
          <w:rFonts w:eastAsia="Times New Roman"/>
          <w:color w:val="000000"/>
          <w:spacing w:val="0"/>
        </w:rPr>
        <w:t> tally between the sets, five or more frosty days... uniformly rich, fewer than five are impoverished.</w:t>
      </w:r>
    </w:p>
    <w:p w:rsidR="000B5A3F" w:rsidRPr="000B5A3F" w:rsidRDefault="000B5A3F" w:rsidP="000B5A3F">
      <w:pPr>
        <w:numPr>
          <w:ilvl w:val="0"/>
          <w:numId w:val="51"/>
        </w:numPr>
        <w:contextualSpacing/>
        <w:rPr>
          <w:rFonts w:eastAsia="Times New Roman"/>
          <w:color w:val="000000"/>
          <w:spacing w:val="0"/>
        </w:rPr>
      </w:pPr>
      <w:r w:rsidRPr="000B5A3F">
        <w:rPr>
          <w:rFonts w:eastAsia="Times New Roman"/>
          <w:b/>
          <w:bCs/>
          <w:color w:val="000000"/>
          <w:spacing w:val="0"/>
        </w:rPr>
        <w:t>Từ khóa mấu chốt:</w:t>
      </w:r>
      <w:r w:rsidRPr="000B5A3F">
        <w:rPr>
          <w:rFonts w:eastAsia="Times New Roman"/>
          <w:color w:val="000000"/>
          <w:spacing w:val="0"/>
        </w:rPr>
        <w:t> "Countries having five or more frosty days a month are uniformly rich; those with fewer than five are impoverished."</w:t>
      </w:r>
    </w:p>
    <w:p w:rsidR="000B5A3F" w:rsidRPr="000B5A3F" w:rsidRDefault="000B5A3F" w:rsidP="000B5A3F">
      <w:pPr>
        <w:numPr>
          <w:ilvl w:val="0"/>
          <w:numId w:val="51"/>
        </w:numPr>
        <w:contextualSpacing/>
        <w:rPr>
          <w:rFonts w:eastAsia="Times New Roman"/>
          <w:color w:val="000000"/>
          <w:spacing w:val="0"/>
        </w:rPr>
      </w:pPr>
      <w:r w:rsidRPr="000B5A3F">
        <w:rPr>
          <w:rFonts w:eastAsia="Times New Roman"/>
          <w:b/>
          <w:bCs/>
          <w:color w:val="000000"/>
          <w:spacing w:val="0"/>
        </w:rPr>
        <w:t>Phân tích &amp; Vị trí:</w:t>
      </w:r>
      <w:r w:rsidRPr="000B5A3F">
        <w:rPr>
          <w:rFonts w:eastAsia="Times New Roman"/>
          <w:color w:val="000000"/>
          <w:spacing w:val="0"/>
        </w:rPr>
        <w:t> Tác giả tìm thấy mối liên hệ ("tally") rằng các nước có nhiều ngày sương giá thì giàu ("rich"), còn ít ngày sương giá thì nghèo ("impoverished"). Đây chính là mối tương quan tích cực giữa khí hậu và sự giàu có (tiêu đề i).</w:t>
      </w:r>
    </w:p>
    <w:p w:rsidR="000B5A3F" w:rsidRPr="000B5A3F" w:rsidRDefault="000B5A3F" w:rsidP="000B5A3F">
      <w:pPr>
        <w:numPr>
          <w:ilvl w:val="0"/>
          <w:numId w:val="51"/>
        </w:numPr>
        <w:contextualSpacing/>
        <w:rPr>
          <w:rFonts w:eastAsia="Times New Roman"/>
          <w:color w:val="000000"/>
          <w:spacing w:val="0"/>
        </w:rPr>
      </w:pPr>
      <w:r w:rsidRPr="000B5A3F">
        <w:rPr>
          <w:rFonts w:eastAsia="Times New Roman"/>
          <w:b/>
          <w:bCs/>
          <w:color w:val="000000"/>
          <w:spacing w:val="0"/>
        </w:rPr>
        <w:t>Đáp án:</w:t>
      </w:r>
      <w:r w:rsidRPr="000B5A3F">
        <w:rPr>
          <w:rFonts w:eastAsia="Times New Roman"/>
          <w:color w:val="000000"/>
          <w:spacing w:val="0"/>
        </w:rPr>
        <w:t> i</w:t>
      </w:r>
    </w:p>
    <w:p w:rsidR="000B5A3F" w:rsidRPr="000B5A3F" w:rsidRDefault="000B5A3F" w:rsidP="000B5A3F">
      <w:pPr>
        <w:contextualSpacing/>
        <w:rPr>
          <w:rFonts w:eastAsia="Times New Roman"/>
          <w:color w:val="000000"/>
          <w:spacing w:val="0"/>
        </w:rPr>
      </w:pPr>
      <w:r w:rsidRPr="000B5A3F">
        <w:rPr>
          <w:rFonts w:eastAsia="Times New Roman"/>
          <w:b/>
          <w:bCs/>
          <w:color w:val="000000"/>
          <w:spacing w:val="0"/>
        </w:rPr>
        <w:t>Câu 17: Paragraph D</w:t>
      </w:r>
    </w:p>
    <w:p w:rsidR="000B5A3F" w:rsidRPr="000B5A3F" w:rsidRDefault="000B5A3F" w:rsidP="000B5A3F">
      <w:pPr>
        <w:numPr>
          <w:ilvl w:val="0"/>
          <w:numId w:val="52"/>
        </w:numPr>
        <w:contextualSpacing/>
        <w:rPr>
          <w:rFonts w:eastAsia="Times New Roman"/>
          <w:color w:val="000000"/>
          <w:spacing w:val="0"/>
        </w:rPr>
      </w:pPr>
      <w:r w:rsidRPr="000B5A3F">
        <w:rPr>
          <w:rFonts w:eastAsia="Times New Roman"/>
          <w:b/>
          <w:bCs/>
          <w:color w:val="000000"/>
          <w:spacing w:val="0"/>
        </w:rPr>
        <w:t>Nội dung chính:</w:t>
      </w:r>
      <w:r w:rsidRPr="000B5A3F">
        <w:rPr>
          <w:rFonts w:eastAsia="Times New Roman"/>
          <w:color w:val="000000"/>
          <w:spacing w:val="0"/>
        </w:rPr>
        <w:t> Masters nhấn mạnh rằng khí hậu không phải là yếu tố duy nhất, mà còn cần các yếu tố khác như thể chế.</w:t>
      </w:r>
    </w:p>
    <w:p w:rsidR="000B5A3F" w:rsidRPr="000B5A3F" w:rsidRDefault="000B5A3F" w:rsidP="000B5A3F">
      <w:pPr>
        <w:numPr>
          <w:ilvl w:val="0"/>
          <w:numId w:val="52"/>
        </w:numPr>
        <w:contextualSpacing/>
        <w:rPr>
          <w:rFonts w:eastAsia="Times New Roman"/>
          <w:color w:val="000000"/>
          <w:spacing w:val="0"/>
        </w:rPr>
      </w:pPr>
      <w:r w:rsidRPr="000B5A3F">
        <w:rPr>
          <w:rFonts w:eastAsia="Times New Roman"/>
          <w:b/>
          <w:bCs/>
          <w:color w:val="000000"/>
          <w:spacing w:val="0"/>
        </w:rPr>
        <w:t>Từ khóa tìm trong bài:</w:t>
      </w:r>
      <w:r w:rsidRPr="000B5A3F">
        <w:rPr>
          <w:rFonts w:eastAsia="Times New Roman"/>
          <w:color w:val="000000"/>
          <w:spacing w:val="0"/>
        </w:rPr>
        <w:t> climate will never be the overriding factor, combines with other factors, institutions.</w:t>
      </w:r>
    </w:p>
    <w:p w:rsidR="000B5A3F" w:rsidRPr="000B5A3F" w:rsidRDefault="000B5A3F" w:rsidP="000B5A3F">
      <w:pPr>
        <w:numPr>
          <w:ilvl w:val="0"/>
          <w:numId w:val="52"/>
        </w:numPr>
        <w:contextualSpacing/>
        <w:rPr>
          <w:rFonts w:eastAsia="Times New Roman"/>
          <w:color w:val="000000"/>
          <w:spacing w:val="0"/>
        </w:rPr>
      </w:pPr>
      <w:r w:rsidRPr="000B5A3F">
        <w:rPr>
          <w:rFonts w:eastAsia="Times New Roman"/>
          <w:b/>
          <w:bCs/>
          <w:color w:val="000000"/>
          <w:spacing w:val="0"/>
        </w:rPr>
        <w:t>Từ khóa mấu chốt:</w:t>
      </w:r>
      <w:r w:rsidRPr="000B5A3F">
        <w:rPr>
          <w:rFonts w:eastAsia="Times New Roman"/>
          <w:color w:val="000000"/>
          <w:spacing w:val="0"/>
        </w:rPr>
        <w:t> "Masters stresses that climate will never be the overriding factor... Climate, he feels, somehow combines with other factors — such as the presence of institutions..."</w:t>
      </w:r>
    </w:p>
    <w:p w:rsidR="000B5A3F" w:rsidRPr="000B5A3F" w:rsidRDefault="000B5A3F" w:rsidP="000B5A3F">
      <w:pPr>
        <w:numPr>
          <w:ilvl w:val="0"/>
          <w:numId w:val="52"/>
        </w:numPr>
        <w:contextualSpacing/>
        <w:rPr>
          <w:rFonts w:eastAsia="Times New Roman"/>
          <w:color w:val="000000"/>
          <w:spacing w:val="0"/>
        </w:rPr>
      </w:pPr>
      <w:r w:rsidRPr="000B5A3F">
        <w:rPr>
          <w:rFonts w:eastAsia="Times New Roman"/>
          <w:b/>
          <w:bCs/>
          <w:color w:val="000000"/>
          <w:spacing w:val="0"/>
        </w:rPr>
        <w:t>Phân tích &amp; Vị trí:</w:t>
      </w:r>
      <w:r w:rsidRPr="000B5A3F">
        <w:rPr>
          <w:rFonts w:eastAsia="Times New Roman"/>
          <w:color w:val="000000"/>
          <w:spacing w:val="0"/>
        </w:rPr>
        <w:t> Đoạn văn khẳng định khí hậu kết hợp với "other factors" (các yếu tố khác) như "institutions" (thể chế) để quyết định sự thịnh vượng. Điều này khớp với tiêu đề (ii).</w:t>
      </w:r>
    </w:p>
    <w:p w:rsidR="000B5A3F" w:rsidRPr="000B5A3F" w:rsidRDefault="000B5A3F" w:rsidP="000B5A3F">
      <w:pPr>
        <w:numPr>
          <w:ilvl w:val="0"/>
          <w:numId w:val="52"/>
        </w:numPr>
        <w:contextualSpacing/>
        <w:rPr>
          <w:rFonts w:eastAsia="Times New Roman"/>
          <w:color w:val="000000"/>
          <w:spacing w:val="0"/>
        </w:rPr>
      </w:pPr>
      <w:r w:rsidRPr="000B5A3F">
        <w:rPr>
          <w:rFonts w:eastAsia="Times New Roman"/>
          <w:b/>
          <w:bCs/>
          <w:color w:val="000000"/>
          <w:spacing w:val="0"/>
        </w:rPr>
        <w:t>Đáp án:</w:t>
      </w:r>
      <w:r w:rsidRPr="000B5A3F">
        <w:rPr>
          <w:rFonts w:eastAsia="Times New Roman"/>
          <w:color w:val="000000"/>
          <w:spacing w:val="0"/>
        </w:rPr>
        <w:t> ii</w:t>
      </w:r>
    </w:p>
    <w:p w:rsidR="000B5A3F" w:rsidRPr="000B5A3F" w:rsidRDefault="000B5A3F" w:rsidP="000B5A3F">
      <w:pPr>
        <w:contextualSpacing/>
        <w:rPr>
          <w:rFonts w:eastAsia="Times New Roman"/>
          <w:color w:val="000000"/>
          <w:spacing w:val="0"/>
        </w:rPr>
      </w:pPr>
      <w:r w:rsidRPr="000B5A3F">
        <w:rPr>
          <w:rFonts w:eastAsia="Times New Roman"/>
          <w:b/>
          <w:bCs/>
          <w:color w:val="000000"/>
          <w:spacing w:val="0"/>
        </w:rPr>
        <w:t>Câu 18: Paragraph E</w:t>
      </w:r>
    </w:p>
    <w:p w:rsidR="000B5A3F" w:rsidRPr="000B5A3F" w:rsidRDefault="000B5A3F" w:rsidP="000B5A3F">
      <w:pPr>
        <w:numPr>
          <w:ilvl w:val="0"/>
          <w:numId w:val="53"/>
        </w:numPr>
        <w:contextualSpacing/>
        <w:rPr>
          <w:rFonts w:eastAsia="Times New Roman"/>
          <w:color w:val="000000"/>
          <w:spacing w:val="0"/>
        </w:rPr>
      </w:pPr>
      <w:r w:rsidRPr="000B5A3F">
        <w:rPr>
          <w:rFonts w:eastAsia="Times New Roman"/>
          <w:b/>
          <w:bCs/>
          <w:color w:val="000000"/>
          <w:spacing w:val="0"/>
        </w:rPr>
        <w:t>Nội dung chính:</w:t>
      </w:r>
      <w:r w:rsidRPr="000B5A3F">
        <w:rPr>
          <w:rFonts w:eastAsia="Times New Roman"/>
          <w:color w:val="000000"/>
          <w:spacing w:val="0"/>
        </w:rPr>
        <w:t> Đề xuất thay đổi cách viện trợ cho các nước nghèo (tập trung vào công nghệ thay vì quản trị).</w:t>
      </w:r>
    </w:p>
    <w:p w:rsidR="000B5A3F" w:rsidRPr="000B5A3F" w:rsidRDefault="000B5A3F" w:rsidP="000B5A3F">
      <w:pPr>
        <w:numPr>
          <w:ilvl w:val="0"/>
          <w:numId w:val="53"/>
        </w:numPr>
        <w:contextualSpacing/>
        <w:rPr>
          <w:rFonts w:eastAsia="Times New Roman"/>
          <w:color w:val="000000"/>
          <w:spacing w:val="0"/>
        </w:rPr>
      </w:pPr>
      <w:r w:rsidRPr="000B5A3F">
        <w:rPr>
          <w:rFonts w:eastAsia="Times New Roman"/>
          <w:b/>
          <w:bCs/>
          <w:color w:val="000000"/>
          <w:spacing w:val="0"/>
        </w:rPr>
        <w:t>Từ khóa tìm trong bài:</w:t>
      </w:r>
      <w:r w:rsidRPr="000B5A3F">
        <w:rPr>
          <w:rFonts w:eastAsia="Times New Roman"/>
          <w:color w:val="000000"/>
          <w:spacing w:val="0"/>
        </w:rPr>
        <w:t> richer countries should change the way in which foreign aid is given, spent on technology.</w:t>
      </w:r>
    </w:p>
    <w:p w:rsidR="000B5A3F" w:rsidRPr="000B5A3F" w:rsidRDefault="000B5A3F" w:rsidP="000B5A3F">
      <w:pPr>
        <w:numPr>
          <w:ilvl w:val="0"/>
          <w:numId w:val="53"/>
        </w:numPr>
        <w:contextualSpacing/>
        <w:rPr>
          <w:rFonts w:eastAsia="Times New Roman"/>
          <w:color w:val="000000"/>
          <w:spacing w:val="0"/>
        </w:rPr>
      </w:pPr>
      <w:r w:rsidRPr="000B5A3F">
        <w:rPr>
          <w:rFonts w:eastAsia="Times New Roman"/>
          <w:b/>
          <w:bCs/>
          <w:color w:val="000000"/>
          <w:spacing w:val="0"/>
        </w:rPr>
        <w:t>Từ khóa mấu chốt:</w:t>
      </w:r>
      <w:r w:rsidRPr="000B5A3F">
        <w:rPr>
          <w:rFonts w:eastAsia="Times New Roman"/>
          <w:color w:val="000000"/>
          <w:spacing w:val="0"/>
        </w:rPr>
        <w:t> "Instead of aid being geared towards improving governance, it should be spent on technology to improve agriculture..."</w:t>
      </w:r>
    </w:p>
    <w:p w:rsidR="000B5A3F" w:rsidRPr="000B5A3F" w:rsidRDefault="000B5A3F" w:rsidP="000B5A3F">
      <w:pPr>
        <w:numPr>
          <w:ilvl w:val="0"/>
          <w:numId w:val="53"/>
        </w:numPr>
        <w:contextualSpacing/>
        <w:rPr>
          <w:rFonts w:eastAsia="Times New Roman"/>
          <w:color w:val="000000"/>
          <w:spacing w:val="0"/>
        </w:rPr>
      </w:pPr>
      <w:r w:rsidRPr="000B5A3F">
        <w:rPr>
          <w:rFonts w:eastAsia="Times New Roman"/>
          <w:b/>
          <w:bCs/>
          <w:color w:val="000000"/>
          <w:spacing w:val="0"/>
        </w:rPr>
        <w:lastRenderedPageBreak/>
        <w:t>Phân tích &amp; Vị trí:</w:t>
      </w:r>
      <w:r w:rsidRPr="000B5A3F">
        <w:rPr>
          <w:rFonts w:eastAsia="Times New Roman"/>
          <w:color w:val="000000"/>
          <w:spacing w:val="0"/>
        </w:rPr>
        <w:t> Tác giả bàn về cách các nước giàu nên thay đổi phương thức viện trợ nước ngoài ("foreign aid"), cụ thể là nên chi cho công nghệ. Đây là đề xuất về cách sử dụng viện trợ tốt nhất (tiêu đề ix).</w:t>
      </w:r>
    </w:p>
    <w:p w:rsidR="000B5A3F" w:rsidRPr="000B5A3F" w:rsidRDefault="000B5A3F" w:rsidP="000B5A3F">
      <w:pPr>
        <w:numPr>
          <w:ilvl w:val="0"/>
          <w:numId w:val="53"/>
        </w:numPr>
        <w:contextualSpacing/>
        <w:rPr>
          <w:rFonts w:eastAsia="Times New Roman"/>
          <w:color w:val="000000"/>
          <w:spacing w:val="0"/>
        </w:rPr>
      </w:pPr>
      <w:r w:rsidRPr="000B5A3F">
        <w:rPr>
          <w:rFonts w:eastAsia="Times New Roman"/>
          <w:b/>
          <w:bCs/>
          <w:color w:val="000000"/>
          <w:spacing w:val="0"/>
        </w:rPr>
        <w:t>Đáp án:</w:t>
      </w:r>
      <w:r w:rsidRPr="000B5A3F">
        <w:rPr>
          <w:rFonts w:eastAsia="Times New Roman"/>
          <w:color w:val="000000"/>
          <w:spacing w:val="0"/>
        </w:rPr>
        <w:t> ix</w:t>
      </w:r>
    </w:p>
    <w:p w:rsidR="000B5A3F" w:rsidRPr="000B5A3F" w:rsidRDefault="000B5A3F" w:rsidP="000B5A3F">
      <w:pPr>
        <w:contextualSpacing/>
        <w:rPr>
          <w:rFonts w:eastAsia="Times New Roman"/>
          <w:color w:val="000000"/>
          <w:spacing w:val="0"/>
        </w:rPr>
      </w:pPr>
      <w:r w:rsidRPr="000B5A3F">
        <w:rPr>
          <w:rFonts w:eastAsia="Times New Roman"/>
          <w:b/>
          <w:bCs/>
          <w:color w:val="000000"/>
          <w:spacing w:val="0"/>
        </w:rPr>
        <w:t>Câu 19: Paragraph F</w:t>
      </w:r>
    </w:p>
    <w:p w:rsidR="000B5A3F" w:rsidRPr="000B5A3F" w:rsidRDefault="000B5A3F" w:rsidP="000B5A3F">
      <w:pPr>
        <w:numPr>
          <w:ilvl w:val="0"/>
          <w:numId w:val="54"/>
        </w:numPr>
        <w:contextualSpacing/>
        <w:rPr>
          <w:rFonts w:eastAsia="Times New Roman"/>
          <w:color w:val="000000"/>
          <w:spacing w:val="0"/>
        </w:rPr>
      </w:pPr>
      <w:r w:rsidRPr="000B5A3F">
        <w:rPr>
          <w:rFonts w:eastAsia="Times New Roman"/>
          <w:b/>
          <w:bCs/>
          <w:color w:val="000000"/>
          <w:spacing w:val="0"/>
        </w:rPr>
        <w:t>Nội dung chính:</w:t>
      </w:r>
      <w:r w:rsidRPr="000B5A3F">
        <w:rPr>
          <w:rFonts w:eastAsia="Times New Roman"/>
          <w:color w:val="000000"/>
          <w:spacing w:val="0"/>
        </w:rPr>
        <w:t> So sánh sự khác biệt về trục địa lý giữa Á-Âu (Đông-Tây) và Châu Phi/Châu Mỹ (Bắc-Nam) ảnh hưởng đến sự lan truyền cây trồng.</w:t>
      </w:r>
    </w:p>
    <w:p w:rsidR="000B5A3F" w:rsidRPr="000B5A3F" w:rsidRDefault="000B5A3F" w:rsidP="000B5A3F">
      <w:pPr>
        <w:numPr>
          <w:ilvl w:val="0"/>
          <w:numId w:val="54"/>
        </w:numPr>
        <w:contextualSpacing/>
        <w:rPr>
          <w:rFonts w:eastAsia="Times New Roman"/>
          <w:color w:val="000000"/>
          <w:spacing w:val="0"/>
        </w:rPr>
      </w:pPr>
      <w:r w:rsidRPr="000B5A3F">
        <w:rPr>
          <w:rFonts w:eastAsia="Times New Roman"/>
          <w:b/>
          <w:bCs/>
          <w:color w:val="000000"/>
          <w:spacing w:val="0"/>
        </w:rPr>
        <w:t>Từ khóa tìm trong bài:</w:t>
      </w:r>
      <w:r w:rsidRPr="000B5A3F">
        <w:rPr>
          <w:rFonts w:eastAsia="Times New Roman"/>
          <w:color w:val="000000"/>
          <w:spacing w:val="0"/>
        </w:rPr>
        <w:t> Eurasia is broadly aligned east-west, Africa and the Americas are aligned north-south.</w:t>
      </w:r>
    </w:p>
    <w:p w:rsidR="000B5A3F" w:rsidRPr="000B5A3F" w:rsidRDefault="000B5A3F" w:rsidP="000B5A3F">
      <w:pPr>
        <w:numPr>
          <w:ilvl w:val="0"/>
          <w:numId w:val="54"/>
        </w:numPr>
        <w:contextualSpacing/>
        <w:rPr>
          <w:rFonts w:eastAsia="Times New Roman"/>
          <w:color w:val="000000"/>
          <w:spacing w:val="0"/>
        </w:rPr>
      </w:pPr>
      <w:r w:rsidRPr="000B5A3F">
        <w:rPr>
          <w:rFonts w:eastAsia="Times New Roman"/>
          <w:b/>
          <w:bCs/>
          <w:color w:val="000000"/>
          <w:spacing w:val="0"/>
        </w:rPr>
        <w:t>Từ khóa mấu chốt:</w:t>
      </w:r>
      <w:r w:rsidRPr="000B5A3F">
        <w:rPr>
          <w:rFonts w:eastAsia="Times New Roman"/>
          <w:color w:val="000000"/>
          <w:spacing w:val="0"/>
        </w:rPr>
        <w:t> "...Eurasia is broadly aligned east-west, while Africa and the Americas are aligned north-south."</w:t>
      </w:r>
    </w:p>
    <w:p w:rsidR="000B5A3F" w:rsidRPr="000B5A3F" w:rsidRDefault="000B5A3F" w:rsidP="000B5A3F">
      <w:pPr>
        <w:numPr>
          <w:ilvl w:val="0"/>
          <w:numId w:val="54"/>
        </w:numPr>
        <w:contextualSpacing/>
        <w:rPr>
          <w:rFonts w:eastAsia="Times New Roman"/>
          <w:color w:val="000000"/>
          <w:spacing w:val="0"/>
        </w:rPr>
      </w:pPr>
      <w:r w:rsidRPr="000B5A3F">
        <w:rPr>
          <w:rFonts w:eastAsia="Times New Roman"/>
          <w:b/>
          <w:bCs/>
          <w:color w:val="000000"/>
          <w:spacing w:val="0"/>
        </w:rPr>
        <w:t>Phân tích &amp; Vị trí:</w:t>
      </w:r>
      <w:r w:rsidRPr="000B5A3F">
        <w:rPr>
          <w:rFonts w:eastAsia="Times New Roman"/>
          <w:color w:val="000000"/>
          <w:spacing w:val="0"/>
        </w:rPr>
        <w:t> Đoạn văn chỉ ra sự khác biệt về thuộc tính địa lý ("aligned east-west" vs "aligned north-south") giữa Eurasia và Africa/Americas. Điều này khớp với tiêu đề (v).</w:t>
      </w:r>
    </w:p>
    <w:p w:rsidR="000B5A3F" w:rsidRPr="000B5A3F" w:rsidRDefault="000B5A3F" w:rsidP="000B5A3F">
      <w:pPr>
        <w:numPr>
          <w:ilvl w:val="0"/>
          <w:numId w:val="54"/>
        </w:numPr>
        <w:contextualSpacing/>
        <w:rPr>
          <w:rFonts w:eastAsia="Times New Roman"/>
          <w:color w:val="000000"/>
          <w:spacing w:val="0"/>
        </w:rPr>
      </w:pPr>
      <w:r w:rsidRPr="000B5A3F">
        <w:rPr>
          <w:rFonts w:eastAsia="Times New Roman"/>
          <w:b/>
          <w:bCs/>
          <w:color w:val="000000"/>
          <w:spacing w:val="0"/>
        </w:rPr>
        <w:t>Đáp án:</w:t>
      </w:r>
      <w:r w:rsidRPr="000B5A3F">
        <w:rPr>
          <w:rFonts w:eastAsia="Times New Roman"/>
          <w:color w:val="000000"/>
          <w:spacing w:val="0"/>
        </w:rPr>
        <w:t> v</w:t>
      </w:r>
    </w:p>
    <w:p w:rsidR="000B5A3F" w:rsidRPr="000B5A3F" w:rsidRDefault="000B5A3F" w:rsidP="000B5A3F">
      <w:pPr>
        <w:contextualSpacing/>
        <w:rPr>
          <w:rFonts w:eastAsia="Times New Roman"/>
          <w:color w:val="000000"/>
          <w:spacing w:val="0"/>
        </w:rPr>
      </w:pPr>
      <w:r w:rsidRPr="000B5A3F">
        <w:rPr>
          <w:rFonts w:eastAsia="Times New Roman"/>
          <w:b/>
          <w:bCs/>
          <w:color w:val="000000"/>
          <w:spacing w:val="0"/>
        </w:rPr>
        <w:t>Câu 20: Paragraph G</w:t>
      </w:r>
    </w:p>
    <w:p w:rsidR="000B5A3F" w:rsidRPr="000B5A3F" w:rsidRDefault="000B5A3F" w:rsidP="000B5A3F">
      <w:pPr>
        <w:numPr>
          <w:ilvl w:val="0"/>
          <w:numId w:val="55"/>
        </w:numPr>
        <w:contextualSpacing/>
        <w:rPr>
          <w:rFonts w:eastAsia="Times New Roman"/>
          <w:color w:val="000000"/>
          <w:spacing w:val="0"/>
        </w:rPr>
      </w:pPr>
      <w:r w:rsidRPr="000B5A3F">
        <w:rPr>
          <w:rFonts w:eastAsia="Times New Roman"/>
          <w:b/>
          <w:bCs/>
          <w:color w:val="000000"/>
          <w:spacing w:val="0"/>
        </w:rPr>
        <w:t>Nội dung chính:</w:t>
      </w:r>
      <w:r w:rsidRPr="000B5A3F">
        <w:rPr>
          <w:rFonts w:eastAsia="Times New Roman"/>
          <w:color w:val="000000"/>
          <w:spacing w:val="0"/>
        </w:rPr>
        <w:t> Nhắc đến nghiên cứu của các nhà kinh tế khác về các nước nhiệt đới nghèo, nhưng Masters chỉ ra ngoại lệ (Singapore).</w:t>
      </w:r>
    </w:p>
    <w:p w:rsidR="000B5A3F" w:rsidRPr="000B5A3F" w:rsidRDefault="000B5A3F" w:rsidP="000B5A3F">
      <w:pPr>
        <w:numPr>
          <w:ilvl w:val="0"/>
          <w:numId w:val="55"/>
        </w:numPr>
        <w:contextualSpacing/>
        <w:rPr>
          <w:rFonts w:eastAsia="Times New Roman"/>
          <w:color w:val="000000"/>
          <w:spacing w:val="0"/>
        </w:rPr>
      </w:pPr>
      <w:r w:rsidRPr="000B5A3F">
        <w:rPr>
          <w:rFonts w:eastAsia="Times New Roman"/>
          <w:b/>
          <w:bCs/>
          <w:color w:val="000000"/>
          <w:spacing w:val="0"/>
        </w:rPr>
        <w:t>Từ khóa tìm trong bài:</w:t>
      </w:r>
      <w:r w:rsidRPr="000B5A3F">
        <w:rPr>
          <w:rFonts w:eastAsia="Times New Roman"/>
          <w:color w:val="000000"/>
          <w:spacing w:val="0"/>
        </w:rPr>
        <w:t> tropical countries... nearly all poor, Singapore... wouldn't be rich.</w:t>
      </w:r>
    </w:p>
    <w:p w:rsidR="000B5A3F" w:rsidRPr="000B5A3F" w:rsidRDefault="000B5A3F" w:rsidP="000B5A3F">
      <w:pPr>
        <w:numPr>
          <w:ilvl w:val="0"/>
          <w:numId w:val="55"/>
        </w:numPr>
        <w:contextualSpacing/>
        <w:rPr>
          <w:rFonts w:eastAsia="Times New Roman"/>
          <w:color w:val="000000"/>
          <w:spacing w:val="0"/>
        </w:rPr>
      </w:pPr>
      <w:r w:rsidRPr="000B5A3F">
        <w:rPr>
          <w:rFonts w:eastAsia="Times New Roman"/>
          <w:b/>
          <w:bCs/>
          <w:color w:val="000000"/>
          <w:spacing w:val="0"/>
        </w:rPr>
        <w:t>Từ khóa mấu chốt:</w:t>
      </w:r>
      <w:r w:rsidRPr="000B5A3F">
        <w:rPr>
          <w:rFonts w:eastAsia="Times New Roman"/>
          <w:color w:val="000000"/>
          <w:spacing w:val="0"/>
        </w:rPr>
        <w:t> "John Gallup and Jeffrey Sachs... pointed out striking correlations... But Masters cautions... Take Singapore..."</w:t>
      </w:r>
    </w:p>
    <w:p w:rsidR="000B5A3F" w:rsidRPr="000B5A3F" w:rsidRDefault="000B5A3F" w:rsidP="000B5A3F">
      <w:pPr>
        <w:numPr>
          <w:ilvl w:val="0"/>
          <w:numId w:val="55"/>
        </w:numPr>
        <w:contextualSpacing/>
        <w:rPr>
          <w:rFonts w:eastAsia="Times New Roman"/>
          <w:color w:val="000000"/>
          <w:spacing w:val="0"/>
        </w:rPr>
      </w:pPr>
      <w:r w:rsidRPr="000B5A3F">
        <w:rPr>
          <w:rFonts w:eastAsia="Times New Roman"/>
          <w:b/>
          <w:bCs/>
          <w:color w:val="000000"/>
          <w:spacing w:val="0"/>
        </w:rPr>
        <w:t>Phân tích &amp; Vị trí:</w:t>
      </w:r>
      <w:r w:rsidRPr="000B5A3F">
        <w:rPr>
          <w:rFonts w:eastAsia="Times New Roman"/>
          <w:color w:val="000000"/>
          <w:spacing w:val="0"/>
        </w:rPr>
        <w:t> Đoạn văn nhắc đến kết quả của "John Gallup and Jeffrey Sachs" (các nhà nghiên cứu khác) về việc các nước nhiệt đới thường nghèo. Tuy nhiên, Masters đưa ra ví dụ về Singapore như một ngoại lệ nhờ công nghệ. Điều này khớp với tiêu đề (iv) - kết quả của người khác không loại trừ ngoại lệ.</w:t>
      </w:r>
    </w:p>
    <w:p w:rsidR="000B5A3F" w:rsidRPr="000B5A3F" w:rsidRDefault="000B5A3F" w:rsidP="000B5A3F">
      <w:pPr>
        <w:numPr>
          <w:ilvl w:val="0"/>
          <w:numId w:val="55"/>
        </w:numPr>
        <w:contextualSpacing/>
        <w:rPr>
          <w:rFonts w:eastAsia="Times New Roman"/>
          <w:color w:val="000000"/>
          <w:spacing w:val="0"/>
        </w:rPr>
      </w:pPr>
      <w:r w:rsidRPr="000B5A3F">
        <w:rPr>
          <w:rFonts w:eastAsia="Times New Roman"/>
          <w:b/>
          <w:bCs/>
          <w:color w:val="000000"/>
          <w:spacing w:val="0"/>
        </w:rPr>
        <w:t>Đáp án:</w:t>
      </w:r>
      <w:r w:rsidRPr="000B5A3F">
        <w:rPr>
          <w:rFonts w:eastAsia="Times New Roman"/>
          <w:color w:val="000000"/>
          <w:spacing w:val="0"/>
        </w:rPr>
        <w:t> iv</w:t>
      </w:r>
    </w:p>
    <w:p w:rsidR="000B5A3F" w:rsidRPr="000B5A3F" w:rsidRDefault="00B13C8E" w:rsidP="000B5A3F">
      <w:pPr>
        <w:contextualSpacing/>
        <w:rPr>
          <w:rFonts w:eastAsia="Times New Roman"/>
          <w:color w:val="auto"/>
          <w:spacing w:val="0"/>
        </w:rPr>
      </w:pPr>
      <w:r w:rsidRPr="00B13C8E">
        <w:rPr>
          <w:rFonts w:eastAsia="Times New Roman"/>
          <w:noProof/>
          <w:color w:val="auto"/>
          <w:spacing w:val="0"/>
        </w:rPr>
        <w:pict>
          <v:rect id="_x0000_i1033" alt="" style="width:468pt;height:.05pt;mso-width-percent:0;mso-height-percent:0;mso-width-percent:0;mso-height-percent:0" o:hralign="center" o:hrstd="t" o:hr="t" fillcolor="#a0a0a0" stroked="f"/>
        </w:pict>
      </w:r>
    </w:p>
    <w:p w:rsidR="000B5A3F" w:rsidRDefault="000B5A3F" w:rsidP="000B5A3F">
      <w:pPr>
        <w:contextualSpacing/>
        <w:rPr>
          <w:rFonts w:eastAsia="Times New Roman"/>
          <w:color w:val="000000"/>
          <w:spacing w:val="0"/>
          <w:lang w:val="vi-VN"/>
        </w:rPr>
      </w:pPr>
      <w:r w:rsidRPr="000B5A3F">
        <w:rPr>
          <w:rFonts w:eastAsia="Times New Roman"/>
          <w:b/>
          <w:bCs/>
          <w:color w:val="000000"/>
          <w:spacing w:val="0"/>
        </w:rPr>
        <w:t>Phần II: Câu hỏi 21-26 (Summary Completion)</w:t>
      </w:r>
    </w:p>
    <w:p w:rsidR="000B5A3F" w:rsidRPr="000B5A3F" w:rsidRDefault="000B5A3F" w:rsidP="000B5A3F">
      <w:pPr>
        <w:contextualSpacing/>
        <w:rPr>
          <w:rFonts w:eastAsia="Times New Roman"/>
          <w:color w:val="000000"/>
          <w:spacing w:val="0"/>
        </w:rPr>
      </w:pPr>
      <w:r w:rsidRPr="000B5A3F">
        <w:rPr>
          <w:rFonts w:eastAsia="Times New Roman"/>
          <w:b/>
          <w:bCs/>
          <w:color w:val="000000"/>
          <w:spacing w:val="0"/>
        </w:rPr>
        <w:t>Yêu cầu:</w:t>
      </w:r>
      <w:r w:rsidRPr="000B5A3F">
        <w:rPr>
          <w:rFonts w:eastAsia="Times New Roman"/>
          <w:color w:val="000000"/>
          <w:spacing w:val="0"/>
        </w:rPr>
        <w:t> Hoàn thành bản tóm tắt sử dụng KHÔNG QUÁ HAI TỪ từ bài đọc.</w:t>
      </w:r>
    </w:p>
    <w:p w:rsidR="000B5A3F" w:rsidRDefault="000B5A3F" w:rsidP="000B5A3F">
      <w:pPr>
        <w:contextualSpacing/>
        <w:rPr>
          <w:rFonts w:eastAsia="Times New Roman"/>
          <w:color w:val="000000"/>
          <w:spacing w:val="0"/>
          <w:lang w:val="vi-VN"/>
        </w:rPr>
      </w:pPr>
      <w:r w:rsidRPr="000B5A3F">
        <w:rPr>
          <w:rFonts w:eastAsia="Times New Roman"/>
          <w:b/>
          <w:bCs/>
          <w:color w:val="000000"/>
          <w:spacing w:val="0"/>
        </w:rPr>
        <w:t>Câu 21</w:t>
      </w:r>
    </w:p>
    <w:p w:rsidR="000B5A3F" w:rsidRPr="000B5A3F" w:rsidRDefault="000B5A3F" w:rsidP="000B5A3F">
      <w:pPr>
        <w:contextualSpacing/>
        <w:rPr>
          <w:rFonts w:eastAsia="Times New Roman"/>
          <w:color w:val="000000"/>
          <w:spacing w:val="0"/>
        </w:rPr>
      </w:pPr>
      <w:r w:rsidRPr="000B5A3F">
        <w:rPr>
          <w:rFonts w:eastAsia="Times New Roman"/>
          <w:b/>
          <w:bCs/>
          <w:color w:val="000000"/>
          <w:spacing w:val="0"/>
        </w:rPr>
        <w:t>Nội dung:</w:t>
      </w:r>
      <w:r w:rsidRPr="000B5A3F">
        <w:rPr>
          <w:rFonts w:eastAsia="Times New Roman"/>
          <w:color w:val="000000"/>
          <w:spacing w:val="0"/>
        </w:rPr>
        <w:t> Dr William Master read a book saying that a (an) 21………………….. which struck an American city of years ago was terminated by a cold frost.</w:t>
      </w:r>
    </w:p>
    <w:p w:rsidR="000B5A3F" w:rsidRPr="000B5A3F" w:rsidRDefault="000B5A3F" w:rsidP="000B5A3F">
      <w:pPr>
        <w:numPr>
          <w:ilvl w:val="0"/>
          <w:numId w:val="56"/>
        </w:numPr>
        <w:contextualSpacing/>
        <w:rPr>
          <w:rFonts w:eastAsia="Times New Roman"/>
          <w:color w:val="000000"/>
          <w:spacing w:val="0"/>
        </w:rPr>
      </w:pPr>
      <w:r w:rsidRPr="000B5A3F">
        <w:rPr>
          <w:rFonts w:eastAsia="Times New Roman"/>
          <w:b/>
          <w:bCs/>
          <w:color w:val="000000"/>
          <w:spacing w:val="0"/>
        </w:rPr>
        <w:lastRenderedPageBreak/>
        <w:t>Từ khóa tìm trong bài</w:t>
      </w:r>
    </w:p>
    <w:p w:rsidR="000B5A3F" w:rsidRPr="000B5A3F" w:rsidRDefault="000B5A3F" w:rsidP="000B5A3F">
      <w:pPr>
        <w:numPr>
          <w:ilvl w:val="1"/>
          <w:numId w:val="56"/>
        </w:numPr>
        <w:contextualSpacing/>
        <w:rPr>
          <w:rFonts w:eastAsia="Times New Roman"/>
          <w:color w:val="000000"/>
          <w:spacing w:val="0"/>
        </w:rPr>
      </w:pPr>
      <w:r w:rsidRPr="000B5A3F">
        <w:rPr>
          <w:rFonts w:eastAsia="Times New Roman"/>
          <w:color w:val="000000"/>
          <w:spacing w:val="0"/>
        </w:rPr>
        <w:t>read a book</w:t>
      </w:r>
    </w:p>
    <w:p w:rsidR="000B5A3F" w:rsidRPr="000B5A3F" w:rsidRDefault="000B5A3F" w:rsidP="000B5A3F">
      <w:pPr>
        <w:numPr>
          <w:ilvl w:val="1"/>
          <w:numId w:val="56"/>
        </w:numPr>
        <w:contextualSpacing/>
        <w:rPr>
          <w:rFonts w:eastAsia="Times New Roman"/>
          <w:color w:val="000000"/>
          <w:spacing w:val="0"/>
        </w:rPr>
      </w:pPr>
      <w:r w:rsidRPr="000B5A3F">
        <w:rPr>
          <w:rFonts w:eastAsia="Times New Roman"/>
          <w:color w:val="000000"/>
          <w:spacing w:val="0"/>
        </w:rPr>
        <w:t>struck</w:t>
      </w:r>
    </w:p>
    <w:p w:rsidR="000B5A3F" w:rsidRPr="000B5A3F" w:rsidRDefault="000B5A3F" w:rsidP="000B5A3F">
      <w:pPr>
        <w:numPr>
          <w:ilvl w:val="1"/>
          <w:numId w:val="56"/>
        </w:numPr>
        <w:contextualSpacing/>
        <w:rPr>
          <w:rFonts w:eastAsia="Times New Roman"/>
          <w:color w:val="000000"/>
          <w:spacing w:val="0"/>
        </w:rPr>
      </w:pPr>
      <w:r w:rsidRPr="000B5A3F">
        <w:rPr>
          <w:rFonts w:eastAsia="Times New Roman"/>
          <w:color w:val="000000"/>
          <w:spacing w:val="0"/>
        </w:rPr>
        <w:t>American city</w:t>
      </w:r>
    </w:p>
    <w:p w:rsidR="000B5A3F" w:rsidRPr="000B5A3F" w:rsidRDefault="000B5A3F" w:rsidP="000B5A3F">
      <w:pPr>
        <w:numPr>
          <w:ilvl w:val="1"/>
          <w:numId w:val="56"/>
        </w:numPr>
        <w:contextualSpacing/>
        <w:rPr>
          <w:rFonts w:eastAsia="Times New Roman"/>
          <w:color w:val="000000"/>
          <w:spacing w:val="0"/>
        </w:rPr>
      </w:pPr>
      <w:r w:rsidRPr="000B5A3F">
        <w:rPr>
          <w:rFonts w:eastAsia="Times New Roman"/>
          <w:color w:val="000000"/>
          <w:spacing w:val="0"/>
        </w:rPr>
        <w:t>terminated by a cold frost</w:t>
      </w:r>
    </w:p>
    <w:p w:rsidR="000B5A3F" w:rsidRPr="000B5A3F" w:rsidRDefault="000B5A3F" w:rsidP="000B5A3F">
      <w:pPr>
        <w:numPr>
          <w:ilvl w:val="0"/>
          <w:numId w:val="56"/>
        </w:numPr>
        <w:contextualSpacing/>
        <w:rPr>
          <w:rFonts w:eastAsia="Times New Roman"/>
          <w:color w:val="000000"/>
          <w:spacing w:val="0"/>
        </w:rPr>
      </w:pPr>
      <w:r w:rsidRPr="000B5A3F">
        <w:rPr>
          <w:rFonts w:eastAsia="Times New Roman"/>
          <w:b/>
          <w:bCs/>
          <w:color w:val="000000"/>
          <w:spacing w:val="0"/>
        </w:rPr>
        <w:t>Từ khóa mấu chốt</w:t>
      </w:r>
    </w:p>
    <w:p w:rsidR="000B5A3F" w:rsidRPr="000B5A3F" w:rsidRDefault="000B5A3F" w:rsidP="000B5A3F">
      <w:pPr>
        <w:numPr>
          <w:ilvl w:val="1"/>
          <w:numId w:val="56"/>
        </w:numPr>
        <w:contextualSpacing/>
        <w:rPr>
          <w:rFonts w:eastAsia="Times New Roman"/>
          <w:color w:val="000000"/>
          <w:spacing w:val="0"/>
        </w:rPr>
      </w:pPr>
      <w:r w:rsidRPr="000B5A3F">
        <w:rPr>
          <w:rFonts w:eastAsia="Times New Roman"/>
          <w:color w:val="000000"/>
          <w:spacing w:val="0"/>
        </w:rPr>
        <w:t>Đoạn A: "...anecdote about the great </w:t>
      </w:r>
      <w:r w:rsidRPr="000B5A3F">
        <w:rPr>
          <w:rFonts w:eastAsia="Times New Roman"/>
          <w:b/>
          <w:bCs/>
          <w:color w:val="000000"/>
          <w:spacing w:val="0"/>
        </w:rPr>
        <w:t>yellow fever epidemic</w:t>
      </w:r>
      <w:r w:rsidRPr="000B5A3F">
        <w:rPr>
          <w:rFonts w:eastAsia="Times New Roman"/>
          <w:color w:val="000000"/>
          <w:spacing w:val="0"/>
        </w:rPr>
        <w:t> that hit Philadelphia... The inclement weather froze out the insects..."</w:t>
      </w:r>
    </w:p>
    <w:p w:rsidR="000B5A3F" w:rsidRPr="000B5A3F" w:rsidRDefault="000B5A3F" w:rsidP="000B5A3F">
      <w:pPr>
        <w:numPr>
          <w:ilvl w:val="0"/>
          <w:numId w:val="56"/>
        </w:numPr>
        <w:contextualSpacing/>
        <w:rPr>
          <w:rFonts w:eastAsia="Times New Roman"/>
          <w:color w:val="000000"/>
          <w:spacing w:val="0"/>
        </w:rPr>
      </w:pPr>
      <w:r w:rsidRPr="000B5A3F">
        <w:rPr>
          <w:rFonts w:eastAsia="Times New Roman"/>
          <w:b/>
          <w:bCs/>
          <w:color w:val="000000"/>
          <w:spacing w:val="0"/>
        </w:rPr>
        <w:t>Phân tích &amp; Vị trí</w:t>
      </w:r>
    </w:p>
    <w:p w:rsidR="000B5A3F" w:rsidRPr="000B5A3F" w:rsidRDefault="000B5A3F" w:rsidP="000B5A3F">
      <w:pPr>
        <w:numPr>
          <w:ilvl w:val="1"/>
          <w:numId w:val="56"/>
        </w:numPr>
        <w:contextualSpacing/>
        <w:rPr>
          <w:rFonts w:eastAsia="Times New Roman"/>
          <w:color w:val="000000"/>
          <w:spacing w:val="0"/>
        </w:rPr>
      </w:pPr>
      <w:r w:rsidRPr="000B5A3F">
        <w:rPr>
          <w:rFonts w:eastAsia="Times New Roman"/>
          <w:color w:val="000000"/>
          <w:spacing w:val="0"/>
        </w:rPr>
        <w:t>"Hit" tương đương với "struck". "Philadelphia" là một "American city". Sự kiện được nhắc đến là "yellow fever epidemic".</w:t>
      </w:r>
    </w:p>
    <w:p w:rsidR="000B5A3F" w:rsidRPr="000B5A3F" w:rsidRDefault="000B5A3F" w:rsidP="000B5A3F">
      <w:pPr>
        <w:numPr>
          <w:ilvl w:val="0"/>
          <w:numId w:val="56"/>
        </w:numPr>
        <w:contextualSpacing/>
        <w:rPr>
          <w:rFonts w:eastAsia="Times New Roman"/>
          <w:color w:val="000000"/>
          <w:spacing w:val="0"/>
        </w:rPr>
      </w:pPr>
      <w:r w:rsidRPr="000B5A3F">
        <w:rPr>
          <w:rFonts w:eastAsia="Times New Roman"/>
          <w:b/>
          <w:bCs/>
          <w:color w:val="000000"/>
          <w:spacing w:val="0"/>
        </w:rPr>
        <w:t>Đáp án:</w:t>
      </w:r>
      <w:r w:rsidRPr="000B5A3F">
        <w:rPr>
          <w:rFonts w:eastAsia="Times New Roman"/>
          <w:color w:val="000000"/>
          <w:spacing w:val="0"/>
        </w:rPr>
        <w:t> yellow-fever epidemic (hoặc epidemic)</w:t>
      </w:r>
    </w:p>
    <w:p w:rsidR="000B5A3F" w:rsidRDefault="000B5A3F" w:rsidP="000B5A3F">
      <w:pPr>
        <w:contextualSpacing/>
        <w:rPr>
          <w:rFonts w:eastAsia="Times New Roman"/>
          <w:color w:val="000000"/>
          <w:spacing w:val="0"/>
          <w:lang w:val="vi-VN"/>
        </w:rPr>
      </w:pPr>
      <w:r w:rsidRPr="000B5A3F">
        <w:rPr>
          <w:rFonts w:eastAsia="Times New Roman"/>
          <w:b/>
          <w:bCs/>
          <w:color w:val="000000"/>
          <w:spacing w:val="0"/>
        </w:rPr>
        <w:t>Câu 22</w:t>
      </w:r>
    </w:p>
    <w:p w:rsidR="000B5A3F" w:rsidRPr="000B5A3F" w:rsidRDefault="000B5A3F" w:rsidP="000B5A3F">
      <w:pPr>
        <w:contextualSpacing/>
        <w:rPr>
          <w:rFonts w:eastAsia="Times New Roman"/>
          <w:color w:val="000000"/>
          <w:spacing w:val="0"/>
        </w:rPr>
      </w:pPr>
      <w:r w:rsidRPr="000B5A3F">
        <w:rPr>
          <w:rFonts w:eastAsia="Times New Roman"/>
          <w:b/>
          <w:bCs/>
          <w:color w:val="000000"/>
          <w:spacing w:val="0"/>
        </w:rPr>
        <w:t>Nội dung:</w:t>
      </w:r>
      <w:r w:rsidRPr="000B5A3F">
        <w:rPr>
          <w:rFonts w:eastAsia="Times New Roman"/>
          <w:color w:val="000000"/>
          <w:spacing w:val="0"/>
        </w:rPr>
        <w:t> And academics found that there is a connection between climate and country’s wealthy as in the rich but small country of 22…………………..</w:t>
      </w:r>
    </w:p>
    <w:p w:rsidR="000B5A3F" w:rsidRPr="000B5A3F" w:rsidRDefault="000B5A3F" w:rsidP="000B5A3F">
      <w:pPr>
        <w:numPr>
          <w:ilvl w:val="0"/>
          <w:numId w:val="57"/>
        </w:numPr>
        <w:contextualSpacing/>
        <w:rPr>
          <w:rFonts w:eastAsia="Times New Roman"/>
          <w:color w:val="000000"/>
          <w:spacing w:val="0"/>
        </w:rPr>
      </w:pPr>
      <w:r w:rsidRPr="000B5A3F">
        <w:rPr>
          <w:rFonts w:eastAsia="Times New Roman"/>
          <w:b/>
          <w:bCs/>
          <w:color w:val="000000"/>
          <w:spacing w:val="0"/>
        </w:rPr>
        <w:t>Từ khóa tìm trong bài</w:t>
      </w:r>
    </w:p>
    <w:p w:rsidR="000B5A3F" w:rsidRPr="000B5A3F" w:rsidRDefault="000B5A3F" w:rsidP="000B5A3F">
      <w:pPr>
        <w:numPr>
          <w:ilvl w:val="1"/>
          <w:numId w:val="57"/>
        </w:numPr>
        <w:contextualSpacing/>
        <w:rPr>
          <w:rFonts w:eastAsia="Times New Roman"/>
          <w:color w:val="000000"/>
          <w:spacing w:val="0"/>
        </w:rPr>
      </w:pPr>
      <w:r w:rsidRPr="000B5A3F">
        <w:rPr>
          <w:rFonts w:eastAsia="Times New Roman"/>
          <w:color w:val="000000"/>
          <w:spacing w:val="0"/>
        </w:rPr>
        <w:t>connection between climate and country’s wealthy</w:t>
      </w:r>
    </w:p>
    <w:p w:rsidR="000B5A3F" w:rsidRPr="000B5A3F" w:rsidRDefault="000B5A3F" w:rsidP="000B5A3F">
      <w:pPr>
        <w:numPr>
          <w:ilvl w:val="1"/>
          <w:numId w:val="57"/>
        </w:numPr>
        <w:contextualSpacing/>
        <w:rPr>
          <w:rFonts w:eastAsia="Times New Roman"/>
          <w:color w:val="000000"/>
          <w:spacing w:val="0"/>
        </w:rPr>
      </w:pPr>
      <w:r w:rsidRPr="000B5A3F">
        <w:rPr>
          <w:rFonts w:eastAsia="Times New Roman"/>
          <w:color w:val="000000"/>
          <w:spacing w:val="0"/>
        </w:rPr>
        <w:t>rich but small country</w:t>
      </w:r>
    </w:p>
    <w:p w:rsidR="000B5A3F" w:rsidRPr="000B5A3F" w:rsidRDefault="000B5A3F" w:rsidP="000B5A3F">
      <w:pPr>
        <w:numPr>
          <w:ilvl w:val="0"/>
          <w:numId w:val="57"/>
        </w:numPr>
        <w:contextualSpacing/>
        <w:rPr>
          <w:rFonts w:eastAsia="Times New Roman"/>
          <w:color w:val="000000"/>
          <w:spacing w:val="0"/>
        </w:rPr>
      </w:pPr>
      <w:r w:rsidRPr="000B5A3F">
        <w:rPr>
          <w:rFonts w:eastAsia="Times New Roman"/>
          <w:b/>
          <w:bCs/>
          <w:color w:val="000000"/>
          <w:spacing w:val="0"/>
        </w:rPr>
        <w:t>Từ khóa mấu chốt</w:t>
      </w:r>
    </w:p>
    <w:p w:rsidR="000B5A3F" w:rsidRPr="000B5A3F" w:rsidRDefault="000B5A3F" w:rsidP="000B5A3F">
      <w:pPr>
        <w:numPr>
          <w:ilvl w:val="1"/>
          <w:numId w:val="57"/>
        </w:numPr>
        <w:contextualSpacing/>
        <w:rPr>
          <w:rFonts w:eastAsia="Times New Roman"/>
          <w:color w:val="000000"/>
          <w:spacing w:val="0"/>
        </w:rPr>
      </w:pPr>
      <w:r w:rsidRPr="000B5A3F">
        <w:rPr>
          <w:rFonts w:eastAsia="Times New Roman"/>
          <w:color w:val="000000"/>
          <w:spacing w:val="0"/>
        </w:rPr>
        <w:t>Đoạn C: "For example, </w:t>
      </w:r>
      <w:r w:rsidRPr="000B5A3F">
        <w:rPr>
          <w:rFonts w:eastAsia="Times New Roman"/>
          <w:b/>
          <w:bCs/>
          <w:color w:val="000000"/>
          <w:spacing w:val="0"/>
        </w:rPr>
        <w:t>Finland</w:t>
      </w:r>
      <w:r w:rsidRPr="000B5A3F">
        <w:rPr>
          <w:rFonts w:eastAsia="Times New Roman"/>
          <w:color w:val="000000"/>
          <w:spacing w:val="0"/>
        </w:rPr>
        <w:t> is a small country that is growing quickly..."</w:t>
      </w:r>
    </w:p>
    <w:p w:rsidR="000B5A3F" w:rsidRPr="000B5A3F" w:rsidRDefault="000B5A3F" w:rsidP="000B5A3F">
      <w:pPr>
        <w:numPr>
          <w:ilvl w:val="0"/>
          <w:numId w:val="57"/>
        </w:numPr>
        <w:contextualSpacing/>
        <w:rPr>
          <w:rFonts w:eastAsia="Times New Roman"/>
          <w:color w:val="000000"/>
          <w:spacing w:val="0"/>
        </w:rPr>
      </w:pPr>
      <w:r w:rsidRPr="000B5A3F">
        <w:rPr>
          <w:rFonts w:eastAsia="Times New Roman"/>
          <w:b/>
          <w:bCs/>
          <w:color w:val="000000"/>
          <w:spacing w:val="0"/>
        </w:rPr>
        <w:t>Phân tích &amp; Vị trí</w:t>
      </w:r>
    </w:p>
    <w:p w:rsidR="000B5A3F" w:rsidRPr="000B5A3F" w:rsidRDefault="000B5A3F" w:rsidP="000B5A3F">
      <w:pPr>
        <w:numPr>
          <w:ilvl w:val="1"/>
          <w:numId w:val="57"/>
        </w:numPr>
        <w:contextualSpacing/>
        <w:rPr>
          <w:rFonts w:eastAsia="Times New Roman"/>
          <w:color w:val="000000"/>
          <w:spacing w:val="0"/>
        </w:rPr>
      </w:pPr>
      <w:r w:rsidRPr="000B5A3F">
        <w:rPr>
          <w:rFonts w:eastAsia="Times New Roman"/>
          <w:color w:val="000000"/>
          <w:spacing w:val="0"/>
        </w:rPr>
        <w:t>Đoạn văn lấy ví dụ về một quốc gia nhỏ ("small country") đang phát triển nhanh (giàu có) để minh họa cho mối liên hệ khí hậu. Đó là Phần Lan.</w:t>
      </w:r>
    </w:p>
    <w:p w:rsidR="000B5A3F" w:rsidRPr="000B5A3F" w:rsidRDefault="000B5A3F" w:rsidP="000B5A3F">
      <w:pPr>
        <w:numPr>
          <w:ilvl w:val="0"/>
          <w:numId w:val="57"/>
        </w:numPr>
        <w:contextualSpacing/>
        <w:rPr>
          <w:rFonts w:eastAsia="Times New Roman"/>
          <w:color w:val="000000"/>
          <w:spacing w:val="0"/>
        </w:rPr>
      </w:pPr>
      <w:r w:rsidRPr="000B5A3F">
        <w:rPr>
          <w:rFonts w:eastAsia="Times New Roman"/>
          <w:b/>
          <w:bCs/>
          <w:color w:val="000000"/>
          <w:spacing w:val="0"/>
        </w:rPr>
        <w:t>Đáp án:</w:t>
      </w:r>
      <w:r w:rsidRPr="000B5A3F">
        <w:rPr>
          <w:rFonts w:eastAsia="Times New Roman"/>
          <w:color w:val="000000"/>
          <w:spacing w:val="0"/>
        </w:rPr>
        <w:t> Finland</w:t>
      </w:r>
    </w:p>
    <w:p w:rsidR="000B5A3F" w:rsidRDefault="000B5A3F" w:rsidP="000B5A3F">
      <w:pPr>
        <w:contextualSpacing/>
        <w:rPr>
          <w:rFonts w:eastAsia="Times New Roman"/>
          <w:color w:val="000000"/>
          <w:spacing w:val="0"/>
          <w:lang w:val="vi-VN"/>
        </w:rPr>
      </w:pPr>
      <w:r w:rsidRPr="000B5A3F">
        <w:rPr>
          <w:rFonts w:eastAsia="Times New Roman"/>
          <w:b/>
          <w:bCs/>
          <w:color w:val="000000"/>
          <w:spacing w:val="0"/>
        </w:rPr>
        <w:t>Câu 23</w:t>
      </w:r>
    </w:p>
    <w:p w:rsidR="000B5A3F" w:rsidRPr="000B5A3F" w:rsidRDefault="000B5A3F" w:rsidP="000B5A3F">
      <w:pPr>
        <w:contextualSpacing/>
        <w:rPr>
          <w:rFonts w:eastAsia="Times New Roman"/>
          <w:color w:val="000000"/>
          <w:spacing w:val="0"/>
        </w:rPr>
      </w:pPr>
      <w:r w:rsidRPr="000B5A3F">
        <w:rPr>
          <w:rFonts w:eastAsia="Times New Roman"/>
          <w:b/>
          <w:bCs/>
          <w:color w:val="000000"/>
          <w:spacing w:val="0"/>
        </w:rPr>
        <w:t>Nội dung:</w:t>
      </w:r>
      <w:r w:rsidRPr="000B5A3F">
        <w:rPr>
          <w:rFonts w:eastAsia="Times New Roman"/>
          <w:color w:val="000000"/>
          <w:spacing w:val="0"/>
        </w:rPr>
        <w:t> Yet besides excellent surroundings and climate, one country still need to improve both their 23………………….. to achieve long prosperity,</w:t>
      </w:r>
    </w:p>
    <w:p w:rsidR="000B5A3F" w:rsidRPr="000B5A3F" w:rsidRDefault="000B5A3F" w:rsidP="000B5A3F">
      <w:pPr>
        <w:numPr>
          <w:ilvl w:val="0"/>
          <w:numId w:val="58"/>
        </w:numPr>
        <w:contextualSpacing/>
        <w:rPr>
          <w:rFonts w:eastAsia="Times New Roman"/>
          <w:color w:val="000000"/>
          <w:spacing w:val="0"/>
        </w:rPr>
      </w:pPr>
      <w:r w:rsidRPr="000B5A3F">
        <w:rPr>
          <w:rFonts w:eastAsia="Times New Roman"/>
          <w:b/>
          <w:bCs/>
          <w:color w:val="000000"/>
          <w:spacing w:val="0"/>
        </w:rPr>
        <w:t>Từ khóa tìm trong bài</w:t>
      </w:r>
    </w:p>
    <w:p w:rsidR="000B5A3F" w:rsidRPr="000B5A3F" w:rsidRDefault="000B5A3F" w:rsidP="000B5A3F">
      <w:pPr>
        <w:numPr>
          <w:ilvl w:val="1"/>
          <w:numId w:val="58"/>
        </w:numPr>
        <w:contextualSpacing/>
        <w:rPr>
          <w:rFonts w:eastAsia="Times New Roman"/>
          <w:color w:val="000000"/>
          <w:spacing w:val="0"/>
        </w:rPr>
      </w:pPr>
      <w:r w:rsidRPr="000B5A3F">
        <w:rPr>
          <w:rFonts w:eastAsia="Times New Roman"/>
          <w:color w:val="000000"/>
          <w:spacing w:val="0"/>
        </w:rPr>
        <w:t>besides excellent surroundings and climate</w:t>
      </w:r>
    </w:p>
    <w:p w:rsidR="000B5A3F" w:rsidRPr="000B5A3F" w:rsidRDefault="000B5A3F" w:rsidP="000B5A3F">
      <w:pPr>
        <w:numPr>
          <w:ilvl w:val="1"/>
          <w:numId w:val="58"/>
        </w:numPr>
        <w:contextualSpacing/>
        <w:rPr>
          <w:rFonts w:eastAsia="Times New Roman"/>
          <w:color w:val="000000"/>
          <w:spacing w:val="0"/>
        </w:rPr>
      </w:pPr>
      <w:r w:rsidRPr="000B5A3F">
        <w:rPr>
          <w:rFonts w:eastAsia="Times New Roman"/>
          <w:color w:val="000000"/>
          <w:spacing w:val="0"/>
        </w:rPr>
        <w:t>improve both their ...</w:t>
      </w:r>
    </w:p>
    <w:p w:rsidR="000B5A3F" w:rsidRPr="000B5A3F" w:rsidRDefault="000B5A3F" w:rsidP="000B5A3F">
      <w:pPr>
        <w:numPr>
          <w:ilvl w:val="1"/>
          <w:numId w:val="58"/>
        </w:numPr>
        <w:contextualSpacing/>
        <w:rPr>
          <w:rFonts w:eastAsia="Times New Roman"/>
          <w:color w:val="000000"/>
          <w:spacing w:val="0"/>
        </w:rPr>
      </w:pPr>
      <w:r w:rsidRPr="000B5A3F">
        <w:rPr>
          <w:rFonts w:eastAsia="Times New Roman"/>
          <w:color w:val="000000"/>
          <w:spacing w:val="0"/>
        </w:rPr>
        <w:t>achieve long prosperity (wealth)</w:t>
      </w:r>
    </w:p>
    <w:p w:rsidR="000B5A3F" w:rsidRPr="000B5A3F" w:rsidRDefault="000B5A3F" w:rsidP="000B5A3F">
      <w:pPr>
        <w:numPr>
          <w:ilvl w:val="0"/>
          <w:numId w:val="58"/>
        </w:numPr>
        <w:contextualSpacing/>
        <w:rPr>
          <w:rFonts w:eastAsia="Times New Roman"/>
          <w:color w:val="000000"/>
          <w:spacing w:val="0"/>
        </w:rPr>
      </w:pPr>
      <w:r w:rsidRPr="000B5A3F">
        <w:rPr>
          <w:rFonts w:eastAsia="Times New Roman"/>
          <w:b/>
          <w:bCs/>
          <w:color w:val="000000"/>
          <w:spacing w:val="0"/>
        </w:rPr>
        <w:lastRenderedPageBreak/>
        <w:t>Từ khóa mấu chốt</w:t>
      </w:r>
    </w:p>
    <w:p w:rsidR="000B5A3F" w:rsidRPr="000B5A3F" w:rsidRDefault="000B5A3F" w:rsidP="000B5A3F">
      <w:pPr>
        <w:numPr>
          <w:ilvl w:val="1"/>
          <w:numId w:val="58"/>
        </w:numPr>
        <w:contextualSpacing/>
        <w:rPr>
          <w:rFonts w:eastAsia="Times New Roman"/>
          <w:color w:val="000000"/>
          <w:spacing w:val="0"/>
        </w:rPr>
      </w:pPr>
      <w:r w:rsidRPr="000B5A3F">
        <w:rPr>
          <w:rFonts w:eastAsia="Times New Roman"/>
          <w:color w:val="000000"/>
          <w:spacing w:val="0"/>
        </w:rPr>
        <w:t>Đoạn D: "...accumulation of wealth and improvement in </w:t>
      </w:r>
      <w:r w:rsidRPr="000B5A3F">
        <w:rPr>
          <w:rFonts w:eastAsia="Times New Roman"/>
          <w:b/>
          <w:bCs/>
          <w:color w:val="000000"/>
          <w:spacing w:val="0"/>
        </w:rPr>
        <w:t>governing institutions</w:t>
      </w:r>
      <w:r w:rsidRPr="000B5A3F">
        <w:rPr>
          <w:rFonts w:eastAsia="Times New Roman"/>
          <w:color w:val="000000"/>
          <w:spacing w:val="0"/>
        </w:rPr>
        <w:t> are both helped by a favourable environment..."</w:t>
      </w:r>
    </w:p>
    <w:p w:rsidR="000B5A3F" w:rsidRPr="000B5A3F" w:rsidRDefault="000B5A3F" w:rsidP="000B5A3F">
      <w:pPr>
        <w:numPr>
          <w:ilvl w:val="0"/>
          <w:numId w:val="58"/>
        </w:numPr>
        <w:contextualSpacing/>
        <w:rPr>
          <w:rFonts w:eastAsia="Times New Roman"/>
          <w:color w:val="000000"/>
          <w:spacing w:val="0"/>
        </w:rPr>
      </w:pPr>
      <w:r w:rsidRPr="000B5A3F">
        <w:rPr>
          <w:rFonts w:eastAsia="Times New Roman"/>
          <w:b/>
          <w:bCs/>
          <w:color w:val="000000"/>
          <w:spacing w:val="0"/>
        </w:rPr>
        <w:t>Phân tích &amp; Vị trí</w:t>
      </w:r>
    </w:p>
    <w:p w:rsidR="000B5A3F" w:rsidRPr="000B5A3F" w:rsidRDefault="000B5A3F" w:rsidP="000B5A3F">
      <w:pPr>
        <w:numPr>
          <w:ilvl w:val="1"/>
          <w:numId w:val="58"/>
        </w:numPr>
        <w:contextualSpacing/>
        <w:rPr>
          <w:rFonts w:eastAsia="Times New Roman"/>
          <w:color w:val="000000"/>
          <w:spacing w:val="0"/>
        </w:rPr>
      </w:pPr>
      <w:r w:rsidRPr="000B5A3F">
        <w:rPr>
          <w:rFonts w:eastAsia="Times New Roman"/>
          <w:color w:val="000000"/>
          <w:spacing w:val="0"/>
        </w:rPr>
        <w:t>Bài đọc nói rằng sự tích lũy của cải ("wealth" ~ prosperity) và sự cải thiện trong "governing institutions" đều được hỗ trợ bởi môi trường. Do đó, yếu tố cần cải thiện là "governing institutions".</w:t>
      </w:r>
    </w:p>
    <w:p w:rsidR="000B5A3F" w:rsidRPr="000B5A3F" w:rsidRDefault="000B5A3F" w:rsidP="000B5A3F">
      <w:pPr>
        <w:numPr>
          <w:ilvl w:val="0"/>
          <w:numId w:val="58"/>
        </w:numPr>
        <w:contextualSpacing/>
        <w:rPr>
          <w:rFonts w:eastAsia="Times New Roman"/>
          <w:color w:val="000000"/>
          <w:spacing w:val="0"/>
        </w:rPr>
      </w:pPr>
      <w:r w:rsidRPr="000B5A3F">
        <w:rPr>
          <w:rFonts w:eastAsia="Times New Roman"/>
          <w:b/>
          <w:bCs/>
          <w:color w:val="000000"/>
          <w:spacing w:val="0"/>
        </w:rPr>
        <w:t>Đáp án:</w:t>
      </w:r>
      <w:r w:rsidRPr="000B5A3F">
        <w:rPr>
          <w:rFonts w:eastAsia="Times New Roman"/>
          <w:color w:val="000000"/>
          <w:spacing w:val="0"/>
        </w:rPr>
        <w:t> Governing institutions</w:t>
      </w:r>
    </w:p>
    <w:p w:rsidR="000B5A3F" w:rsidRDefault="000B5A3F" w:rsidP="000B5A3F">
      <w:pPr>
        <w:contextualSpacing/>
        <w:rPr>
          <w:rFonts w:eastAsia="Times New Roman"/>
          <w:color w:val="000000"/>
          <w:spacing w:val="0"/>
          <w:lang w:val="vi-VN"/>
        </w:rPr>
      </w:pPr>
      <w:r w:rsidRPr="000B5A3F">
        <w:rPr>
          <w:rFonts w:eastAsia="Times New Roman"/>
          <w:b/>
          <w:bCs/>
          <w:color w:val="000000"/>
          <w:spacing w:val="0"/>
        </w:rPr>
        <w:t>Câu 24</w:t>
      </w:r>
    </w:p>
    <w:p w:rsidR="000B5A3F" w:rsidRPr="000B5A3F" w:rsidRDefault="000B5A3F" w:rsidP="000B5A3F">
      <w:pPr>
        <w:contextualSpacing/>
        <w:rPr>
          <w:rFonts w:eastAsia="Times New Roman"/>
          <w:color w:val="000000"/>
          <w:spacing w:val="0"/>
        </w:rPr>
      </w:pPr>
      <w:r w:rsidRPr="000B5A3F">
        <w:rPr>
          <w:rFonts w:eastAsia="Times New Roman"/>
          <w:b/>
          <w:bCs/>
          <w:color w:val="000000"/>
          <w:spacing w:val="0"/>
        </w:rPr>
        <w:t>Nội dung:</w:t>
      </w:r>
      <w:r w:rsidRPr="000B5A3F">
        <w:rPr>
          <w:rFonts w:eastAsia="Times New Roman"/>
          <w:color w:val="000000"/>
          <w:spacing w:val="0"/>
        </w:rPr>
        <w:t> Thanks to resembling weather condition across latitude in the continent of 24…………………..</w:t>
      </w:r>
    </w:p>
    <w:p w:rsidR="000B5A3F" w:rsidRPr="000B5A3F" w:rsidRDefault="000B5A3F" w:rsidP="000B5A3F">
      <w:pPr>
        <w:numPr>
          <w:ilvl w:val="0"/>
          <w:numId w:val="59"/>
        </w:numPr>
        <w:contextualSpacing/>
        <w:rPr>
          <w:rFonts w:eastAsia="Times New Roman"/>
          <w:color w:val="000000"/>
          <w:spacing w:val="0"/>
        </w:rPr>
      </w:pPr>
      <w:r w:rsidRPr="000B5A3F">
        <w:rPr>
          <w:rFonts w:eastAsia="Times New Roman"/>
          <w:b/>
          <w:bCs/>
          <w:color w:val="000000"/>
          <w:spacing w:val="0"/>
        </w:rPr>
        <w:t>Từ khóa tìm trong bài</w:t>
      </w:r>
    </w:p>
    <w:p w:rsidR="000B5A3F" w:rsidRPr="000B5A3F" w:rsidRDefault="000B5A3F" w:rsidP="000B5A3F">
      <w:pPr>
        <w:numPr>
          <w:ilvl w:val="1"/>
          <w:numId w:val="59"/>
        </w:numPr>
        <w:contextualSpacing/>
        <w:rPr>
          <w:rFonts w:eastAsia="Times New Roman"/>
          <w:color w:val="000000"/>
          <w:spacing w:val="0"/>
        </w:rPr>
      </w:pPr>
      <w:r w:rsidRPr="000B5A3F">
        <w:rPr>
          <w:rFonts w:eastAsia="Times New Roman"/>
          <w:color w:val="000000"/>
          <w:spacing w:val="0"/>
        </w:rPr>
        <w:t>resembling weather condition (climates are similar)</w:t>
      </w:r>
    </w:p>
    <w:p w:rsidR="000B5A3F" w:rsidRPr="000B5A3F" w:rsidRDefault="000B5A3F" w:rsidP="000B5A3F">
      <w:pPr>
        <w:numPr>
          <w:ilvl w:val="1"/>
          <w:numId w:val="59"/>
        </w:numPr>
        <w:contextualSpacing/>
        <w:rPr>
          <w:rFonts w:eastAsia="Times New Roman"/>
          <w:color w:val="000000"/>
          <w:spacing w:val="0"/>
        </w:rPr>
      </w:pPr>
      <w:r w:rsidRPr="000B5A3F">
        <w:rPr>
          <w:rFonts w:eastAsia="Times New Roman"/>
          <w:color w:val="000000"/>
          <w:spacing w:val="0"/>
        </w:rPr>
        <w:t>across latitude</w:t>
      </w:r>
    </w:p>
    <w:p w:rsidR="000B5A3F" w:rsidRPr="000B5A3F" w:rsidRDefault="000B5A3F" w:rsidP="000B5A3F">
      <w:pPr>
        <w:numPr>
          <w:ilvl w:val="1"/>
          <w:numId w:val="59"/>
        </w:numPr>
        <w:contextualSpacing/>
        <w:rPr>
          <w:rFonts w:eastAsia="Times New Roman"/>
          <w:color w:val="000000"/>
          <w:spacing w:val="0"/>
        </w:rPr>
      </w:pPr>
      <w:r w:rsidRPr="000B5A3F">
        <w:rPr>
          <w:rFonts w:eastAsia="Times New Roman"/>
          <w:color w:val="000000"/>
          <w:spacing w:val="0"/>
        </w:rPr>
        <w:t>continent of ...</w:t>
      </w:r>
    </w:p>
    <w:p w:rsidR="000B5A3F" w:rsidRPr="000B5A3F" w:rsidRDefault="000B5A3F" w:rsidP="000B5A3F">
      <w:pPr>
        <w:numPr>
          <w:ilvl w:val="0"/>
          <w:numId w:val="59"/>
        </w:numPr>
        <w:contextualSpacing/>
        <w:rPr>
          <w:rFonts w:eastAsia="Times New Roman"/>
          <w:color w:val="000000"/>
          <w:spacing w:val="0"/>
        </w:rPr>
      </w:pPr>
      <w:r w:rsidRPr="000B5A3F">
        <w:rPr>
          <w:rFonts w:eastAsia="Times New Roman"/>
          <w:b/>
          <w:bCs/>
          <w:color w:val="000000"/>
          <w:spacing w:val="0"/>
        </w:rPr>
        <w:t>Từ khóa mấu chốt</w:t>
      </w:r>
    </w:p>
    <w:p w:rsidR="000B5A3F" w:rsidRPr="000B5A3F" w:rsidRDefault="000B5A3F" w:rsidP="000B5A3F">
      <w:pPr>
        <w:numPr>
          <w:ilvl w:val="1"/>
          <w:numId w:val="59"/>
        </w:numPr>
        <w:contextualSpacing/>
        <w:rPr>
          <w:rFonts w:eastAsia="Times New Roman"/>
          <w:color w:val="000000"/>
          <w:spacing w:val="0"/>
        </w:rPr>
      </w:pPr>
      <w:r w:rsidRPr="000B5A3F">
        <w:rPr>
          <w:rFonts w:eastAsia="Times New Roman"/>
          <w:color w:val="000000"/>
          <w:spacing w:val="0"/>
        </w:rPr>
        <w:t>Đoạn F: "So, in </w:t>
      </w:r>
      <w:r w:rsidRPr="000B5A3F">
        <w:rPr>
          <w:rFonts w:eastAsia="Times New Roman"/>
          <w:b/>
          <w:bCs/>
          <w:color w:val="000000"/>
          <w:spacing w:val="0"/>
        </w:rPr>
        <w:t>Europe</w:t>
      </w:r>
      <w:r w:rsidRPr="000B5A3F">
        <w:rPr>
          <w:rFonts w:eastAsia="Times New Roman"/>
          <w:color w:val="000000"/>
          <w:spacing w:val="0"/>
        </w:rPr>
        <w:t>, crops can spread quickly across latitudes because climates are similar."</w:t>
      </w:r>
    </w:p>
    <w:p w:rsidR="000B5A3F" w:rsidRPr="000B5A3F" w:rsidRDefault="000B5A3F" w:rsidP="000B5A3F">
      <w:pPr>
        <w:numPr>
          <w:ilvl w:val="0"/>
          <w:numId w:val="59"/>
        </w:numPr>
        <w:contextualSpacing/>
        <w:rPr>
          <w:rFonts w:eastAsia="Times New Roman"/>
          <w:color w:val="000000"/>
          <w:spacing w:val="0"/>
        </w:rPr>
      </w:pPr>
      <w:r w:rsidRPr="000B5A3F">
        <w:rPr>
          <w:rFonts w:eastAsia="Times New Roman"/>
          <w:b/>
          <w:bCs/>
          <w:color w:val="000000"/>
          <w:spacing w:val="0"/>
        </w:rPr>
        <w:t>Phân tích &amp; Vị trí</w:t>
      </w:r>
    </w:p>
    <w:p w:rsidR="000B5A3F" w:rsidRPr="000B5A3F" w:rsidRDefault="000B5A3F" w:rsidP="000B5A3F">
      <w:pPr>
        <w:numPr>
          <w:ilvl w:val="1"/>
          <w:numId w:val="59"/>
        </w:numPr>
        <w:contextualSpacing/>
        <w:rPr>
          <w:rFonts w:eastAsia="Times New Roman"/>
          <w:color w:val="000000"/>
          <w:spacing w:val="0"/>
        </w:rPr>
      </w:pPr>
      <w:r w:rsidRPr="000B5A3F">
        <w:rPr>
          <w:rFonts w:eastAsia="Times New Roman"/>
          <w:color w:val="000000"/>
          <w:spacing w:val="0"/>
        </w:rPr>
        <w:t>"Climates are similar" tương ứng với "resembling weather condition". Đoạn văn nói điều này xảy ra ở châu lục/khu vực là Châu Âu ("Europe").</w:t>
      </w:r>
    </w:p>
    <w:p w:rsidR="000B5A3F" w:rsidRPr="000B5A3F" w:rsidRDefault="000B5A3F" w:rsidP="000B5A3F">
      <w:pPr>
        <w:numPr>
          <w:ilvl w:val="0"/>
          <w:numId w:val="59"/>
        </w:numPr>
        <w:contextualSpacing/>
        <w:rPr>
          <w:rFonts w:eastAsia="Times New Roman"/>
          <w:color w:val="000000"/>
          <w:spacing w:val="0"/>
        </w:rPr>
      </w:pPr>
      <w:r w:rsidRPr="000B5A3F">
        <w:rPr>
          <w:rFonts w:eastAsia="Times New Roman"/>
          <w:b/>
          <w:bCs/>
          <w:color w:val="000000"/>
          <w:spacing w:val="0"/>
        </w:rPr>
        <w:t>Đáp án:</w:t>
      </w:r>
      <w:r w:rsidRPr="000B5A3F">
        <w:rPr>
          <w:rFonts w:eastAsia="Times New Roman"/>
          <w:color w:val="000000"/>
          <w:spacing w:val="0"/>
        </w:rPr>
        <w:t> Europe</w:t>
      </w:r>
    </w:p>
    <w:p w:rsidR="000B5A3F" w:rsidRDefault="000B5A3F" w:rsidP="000B5A3F">
      <w:pPr>
        <w:contextualSpacing/>
        <w:rPr>
          <w:rFonts w:eastAsia="Times New Roman"/>
          <w:color w:val="000000"/>
          <w:spacing w:val="0"/>
          <w:lang w:val="vi-VN"/>
        </w:rPr>
      </w:pPr>
      <w:r w:rsidRPr="000B5A3F">
        <w:rPr>
          <w:rFonts w:eastAsia="Times New Roman"/>
          <w:b/>
          <w:bCs/>
          <w:color w:val="000000"/>
          <w:spacing w:val="0"/>
        </w:rPr>
        <w:t>Câu 25</w:t>
      </w:r>
    </w:p>
    <w:p w:rsidR="000B5A3F" w:rsidRPr="000B5A3F" w:rsidRDefault="000B5A3F" w:rsidP="000B5A3F">
      <w:pPr>
        <w:contextualSpacing/>
        <w:rPr>
          <w:rFonts w:eastAsia="Times New Roman"/>
          <w:color w:val="000000"/>
          <w:spacing w:val="0"/>
        </w:rPr>
      </w:pPr>
      <w:r w:rsidRPr="000B5A3F">
        <w:rPr>
          <w:rFonts w:eastAsia="Times New Roman"/>
          <w:b/>
          <w:bCs/>
          <w:color w:val="000000"/>
          <w:spacing w:val="0"/>
        </w:rPr>
        <w:t>Nội dung:</w:t>
      </w:r>
      <w:r w:rsidRPr="000B5A3F">
        <w:rPr>
          <w:rFonts w:eastAsia="Times New Roman"/>
          <w:color w:val="000000"/>
          <w:spacing w:val="0"/>
        </w:rPr>
        <w:t> ’crops such as 25…………………… is bound to spread faster than from South America to the North.</w:t>
      </w:r>
    </w:p>
    <w:p w:rsidR="000B5A3F" w:rsidRPr="000B5A3F" w:rsidRDefault="000B5A3F" w:rsidP="000B5A3F">
      <w:pPr>
        <w:numPr>
          <w:ilvl w:val="0"/>
          <w:numId w:val="60"/>
        </w:numPr>
        <w:contextualSpacing/>
        <w:rPr>
          <w:rFonts w:eastAsia="Times New Roman"/>
          <w:color w:val="000000"/>
          <w:spacing w:val="0"/>
        </w:rPr>
      </w:pPr>
      <w:r w:rsidRPr="000B5A3F">
        <w:rPr>
          <w:rFonts w:eastAsia="Times New Roman"/>
          <w:b/>
          <w:bCs/>
          <w:color w:val="000000"/>
          <w:spacing w:val="0"/>
        </w:rPr>
        <w:t>Từ khóa tìm trong bài</w:t>
      </w:r>
    </w:p>
    <w:p w:rsidR="000B5A3F" w:rsidRPr="000B5A3F" w:rsidRDefault="000B5A3F" w:rsidP="000B5A3F">
      <w:pPr>
        <w:numPr>
          <w:ilvl w:val="1"/>
          <w:numId w:val="60"/>
        </w:numPr>
        <w:contextualSpacing/>
        <w:rPr>
          <w:rFonts w:eastAsia="Times New Roman"/>
          <w:color w:val="000000"/>
          <w:spacing w:val="0"/>
        </w:rPr>
      </w:pPr>
      <w:r w:rsidRPr="000B5A3F">
        <w:rPr>
          <w:rFonts w:eastAsia="Times New Roman"/>
          <w:color w:val="000000"/>
          <w:spacing w:val="0"/>
        </w:rPr>
        <w:t>crops such as ...</w:t>
      </w:r>
    </w:p>
    <w:p w:rsidR="000B5A3F" w:rsidRPr="000B5A3F" w:rsidRDefault="000B5A3F" w:rsidP="000B5A3F">
      <w:pPr>
        <w:numPr>
          <w:ilvl w:val="1"/>
          <w:numId w:val="60"/>
        </w:numPr>
        <w:contextualSpacing/>
        <w:rPr>
          <w:rFonts w:eastAsia="Times New Roman"/>
          <w:color w:val="000000"/>
          <w:spacing w:val="0"/>
        </w:rPr>
      </w:pPr>
      <w:r w:rsidRPr="000B5A3F">
        <w:rPr>
          <w:rFonts w:eastAsia="Times New Roman"/>
          <w:color w:val="000000"/>
          <w:spacing w:val="0"/>
        </w:rPr>
        <w:t>spread faster (quickly)</w:t>
      </w:r>
    </w:p>
    <w:p w:rsidR="000B5A3F" w:rsidRPr="000B5A3F" w:rsidRDefault="000B5A3F" w:rsidP="000B5A3F">
      <w:pPr>
        <w:numPr>
          <w:ilvl w:val="0"/>
          <w:numId w:val="60"/>
        </w:numPr>
        <w:contextualSpacing/>
        <w:rPr>
          <w:rFonts w:eastAsia="Times New Roman"/>
          <w:color w:val="000000"/>
          <w:spacing w:val="0"/>
        </w:rPr>
      </w:pPr>
      <w:r w:rsidRPr="000B5A3F">
        <w:rPr>
          <w:rFonts w:eastAsia="Times New Roman"/>
          <w:b/>
          <w:bCs/>
          <w:color w:val="000000"/>
          <w:spacing w:val="0"/>
        </w:rPr>
        <w:t>Từ khóa mấu chốt</w:t>
      </w:r>
    </w:p>
    <w:p w:rsidR="000B5A3F" w:rsidRPr="000B5A3F" w:rsidRDefault="000B5A3F" w:rsidP="000B5A3F">
      <w:pPr>
        <w:numPr>
          <w:ilvl w:val="1"/>
          <w:numId w:val="60"/>
        </w:numPr>
        <w:contextualSpacing/>
        <w:rPr>
          <w:rFonts w:eastAsia="Times New Roman"/>
          <w:color w:val="000000"/>
          <w:spacing w:val="0"/>
        </w:rPr>
      </w:pPr>
      <w:r w:rsidRPr="000B5A3F">
        <w:rPr>
          <w:rFonts w:eastAsia="Times New Roman"/>
          <w:color w:val="000000"/>
          <w:spacing w:val="0"/>
        </w:rPr>
        <w:t>Đoạn F: "One of the first domesticated crops, </w:t>
      </w:r>
      <w:r w:rsidRPr="000B5A3F">
        <w:rPr>
          <w:rFonts w:eastAsia="Times New Roman"/>
          <w:b/>
          <w:bCs/>
          <w:color w:val="000000"/>
          <w:spacing w:val="0"/>
        </w:rPr>
        <w:t>einkorn wheat</w:t>
      </w:r>
      <w:r w:rsidRPr="000B5A3F">
        <w:rPr>
          <w:rFonts w:eastAsia="Times New Roman"/>
          <w:color w:val="000000"/>
          <w:spacing w:val="0"/>
        </w:rPr>
        <w:t>, spread quickly from the Middle East into Europe..."</w:t>
      </w:r>
    </w:p>
    <w:p w:rsidR="000B5A3F" w:rsidRPr="000B5A3F" w:rsidRDefault="000B5A3F" w:rsidP="000B5A3F">
      <w:pPr>
        <w:numPr>
          <w:ilvl w:val="0"/>
          <w:numId w:val="60"/>
        </w:numPr>
        <w:contextualSpacing/>
        <w:rPr>
          <w:rFonts w:eastAsia="Times New Roman"/>
          <w:color w:val="000000"/>
          <w:spacing w:val="0"/>
        </w:rPr>
      </w:pPr>
      <w:r w:rsidRPr="000B5A3F">
        <w:rPr>
          <w:rFonts w:eastAsia="Times New Roman"/>
          <w:b/>
          <w:bCs/>
          <w:color w:val="000000"/>
          <w:spacing w:val="0"/>
        </w:rPr>
        <w:lastRenderedPageBreak/>
        <w:t>Phân tích &amp; Vị trí</w:t>
      </w:r>
    </w:p>
    <w:p w:rsidR="000B5A3F" w:rsidRPr="000B5A3F" w:rsidRDefault="000B5A3F" w:rsidP="000B5A3F">
      <w:pPr>
        <w:numPr>
          <w:ilvl w:val="1"/>
          <w:numId w:val="60"/>
        </w:numPr>
        <w:contextualSpacing/>
        <w:rPr>
          <w:rFonts w:eastAsia="Times New Roman"/>
          <w:color w:val="000000"/>
          <w:spacing w:val="0"/>
        </w:rPr>
      </w:pPr>
      <w:r w:rsidRPr="000B5A3F">
        <w:rPr>
          <w:rFonts w:eastAsia="Times New Roman"/>
          <w:color w:val="000000"/>
          <w:spacing w:val="0"/>
        </w:rPr>
        <w:t>Loại cây trồng ("crop") được nhắc đến là lan truyền nhanh ("spread quickly") chính là lúa mì einkorn.</w:t>
      </w:r>
    </w:p>
    <w:p w:rsidR="000B5A3F" w:rsidRPr="000B5A3F" w:rsidRDefault="000B5A3F" w:rsidP="000B5A3F">
      <w:pPr>
        <w:numPr>
          <w:ilvl w:val="0"/>
          <w:numId w:val="60"/>
        </w:numPr>
        <w:contextualSpacing/>
        <w:rPr>
          <w:rFonts w:eastAsia="Times New Roman"/>
          <w:color w:val="000000"/>
          <w:spacing w:val="0"/>
        </w:rPr>
      </w:pPr>
      <w:r w:rsidRPr="000B5A3F">
        <w:rPr>
          <w:rFonts w:eastAsia="Times New Roman"/>
          <w:b/>
          <w:bCs/>
          <w:color w:val="000000"/>
          <w:spacing w:val="0"/>
        </w:rPr>
        <w:t>Đáp án:</w:t>
      </w:r>
      <w:r w:rsidRPr="000B5A3F">
        <w:rPr>
          <w:rFonts w:eastAsia="Times New Roman"/>
          <w:color w:val="000000"/>
          <w:spacing w:val="0"/>
        </w:rPr>
        <w:t> einkorn Wheat</w:t>
      </w:r>
    </w:p>
    <w:p w:rsidR="000B5A3F" w:rsidRDefault="000B5A3F" w:rsidP="000B5A3F">
      <w:pPr>
        <w:contextualSpacing/>
        <w:rPr>
          <w:rFonts w:eastAsia="Times New Roman"/>
          <w:color w:val="000000"/>
          <w:spacing w:val="0"/>
          <w:lang w:val="vi-VN"/>
        </w:rPr>
      </w:pPr>
      <w:r w:rsidRPr="000B5A3F">
        <w:rPr>
          <w:rFonts w:eastAsia="Times New Roman"/>
          <w:b/>
          <w:bCs/>
          <w:color w:val="000000"/>
          <w:spacing w:val="0"/>
        </w:rPr>
        <w:t>Câu 26</w:t>
      </w:r>
    </w:p>
    <w:p w:rsidR="000B5A3F" w:rsidRPr="000B5A3F" w:rsidRDefault="000B5A3F" w:rsidP="000B5A3F">
      <w:pPr>
        <w:contextualSpacing/>
        <w:rPr>
          <w:rFonts w:eastAsia="Times New Roman"/>
          <w:color w:val="000000"/>
          <w:spacing w:val="0"/>
        </w:rPr>
      </w:pPr>
      <w:r w:rsidRPr="000B5A3F">
        <w:rPr>
          <w:rFonts w:eastAsia="Times New Roman"/>
          <w:b/>
          <w:bCs/>
          <w:color w:val="000000"/>
          <w:spacing w:val="0"/>
        </w:rPr>
        <w:t>Nội dung:</w:t>
      </w:r>
      <w:r w:rsidRPr="000B5A3F">
        <w:rPr>
          <w:rFonts w:eastAsia="Times New Roman"/>
          <w:color w:val="000000"/>
          <w:spacing w:val="0"/>
        </w:rPr>
        <w:t> Other researchers also noted that even though geographical factors are important, a tropical country such as 26………………….. still became rich due to scientific advancement.</w:t>
      </w:r>
    </w:p>
    <w:p w:rsidR="000B5A3F" w:rsidRPr="000B5A3F" w:rsidRDefault="000B5A3F" w:rsidP="000B5A3F">
      <w:pPr>
        <w:numPr>
          <w:ilvl w:val="0"/>
          <w:numId w:val="61"/>
        </w:numPr>
        <w:contextualSpacing/>
        <w:rPr>
          <w:rFonts w:eastAsia="Times New Roman"/>
          <w:color w:val="000000"/>
          <w:spacing w:val="0"/>
        </w:rPr>
      </w:pPr>
      <w:r w:rsidRPr="000B5A3F">
        <w:rPr>
          <w:rFonts w:eastAsia="Times New Roman"/>
          <w:b/>
          <w:bCs/>
          <w:color w:val="000000"/>
          <w:spacing w:val="0"/>
        </w:rPr>
        <w:t>Từ khóa tìm trong bài</w:t>
      </w:r>
    </w:p>
    <w:p w:rsidR="000B5A3F" w:rsidRPr="000B5A3F" w:rsidRDefault="000B5A3F" w:rsidP="000B5A3F">
      <w:pPr>
        <w:numPr>
          <w:ilvl w:val="1"/>
          <w:numId w:val="61"/>
        </w:numPr>
        <w:contextualSpacing/>
        <w:rPr>
          <w:rFonts w:eastAsia="Times New Roman"/>
          <w:color w:val="000000"/>
          <w:spacing w:val="0"/>
        </w:rPr>
      </w:pPr>
      <w:r w:rsidRPr="000B5A3F">
        <w:rPr>
          <w:rFonts w:eastAsia="Times New Roman"/>
          <w:color w:val="000000"/>
          <w:spacing w:val="0"/>
        </w:rPr>
        <w:t>tropical country</w:t>
      </w:r>
    </w:p>
    <w:p w:rsidR="000B5A3F" w:rsidRPr="000B5A3F" w:rsidRDefault="000B5A3F" w:rsidP="000B5A3F">
      <w:pPr>
        <w:numPr>
          <w:ilvl w:val="1"/>
          <w:numId w:val="61"/>
        </w:numPr>
        <w:contextualSpacing/>
        <w:rPr>
          <w:rFonts w:eastAsia="Times New Roman"/>
          <w:color w:val="000000"/>
          <w:spacing w:val="0"/>
        </w:rPr>
      </w:pPr>
      <w:r w:rsidRPr="000B5A3F">
        <w:rPr>
          <w:rFonts w:eastAsia="Times New Roman"/>
          <w:color w:val="000000"/>
          <w:spacing w:val="0"/>
        </w:rPr>
        <w:t>became rich</w:t>
      </w:r>
    </w:p>
    <w:p w:rsidR="000B5A3F" w:rsidRPr="000B5A3F" w:rsidRDefault="000B5A3F" w:rsidP="000B5A3F">
      <w:pPr>
        <w:numPr>
          <w:ilvl w:val="1"/>
          <w:numId w:val="61"/>
        </w:numPr>
        <w:contextualSpacing/>
        <w:rPr>
          <w:rFonts w:eastAsia="Times New Roman"/>
          <w:color w:val="000000"/>
          <w:spacing w:val="0"/>
        </w:rPr>
      </w:pPr>
      <w:r w:rsidRPr="000B5A3F">
        <w:rPr>
          <w:rFonts w:eastAsia="Times New Roman"/>
          <w:color w:val="000000"/>
          <w:spacing w:val="0"/>
        </w:rPr>
        <w:t>scientific advancement (air conditioning)</w:t>
      </w:r>
    </w:p>
    <w:p w:rsidR="000B5A3F" w:rsidRPr="000B5A3F" w:rsidRDefault="000B5A3F" w:rsidP="000B5A3F">
      <w:pPr>
        <w:numPr>
          <w:ilvl w:val="0"/>
          <w:numId w:val="61"/>
        </w:numPr>
        <w:contextualSpacing/>
        <w:rPr>
          <w:rFonts w:eastAsia="Times New Roman"/>
          <w:color w:val="000000"/>
          <w:spacing w:val="0"/>
        </w:rPr>
      </w:pPr>
      <w:r w:rsidRPr="000B5A3F">
        <w:rPr>
          <w:rFonts w:eastAsia="Times New Roman"/>
          <w:b/>
          <w:bCs/>
          <w:color w:val="000000"/>
          <w:spacing w:val="0"/>
        </w:rPr>
        <w:t>Từ khóa mấu chốt</w:t>
      </w:r>
    </w:p>
    <w:p w:rsidR="000B5A3F" w:rsidRPr="000B5A3F" w:rsidRDefault="000B5A3F" w:rsidP="000B5A3F">
      <w:pPr>
        <w:numPr>
          <w:ilvl w:val="1"/>
          <w:numId w:val="61"/>
        </w:numPr>
        <w:contextualSpacing/>
        <w:rPr>
          <w:rFonts w:eastAsia="Times New Roman"/>
          <w:color w:val="000000"/>
          <w:spacing w:val="0"/>
        </w:rPr>
      </w:pPr>
      <w:r w:rsidRPr="000B5A3F">
        <w:rPr>
          <w:rFonts w:eastAsia="Times New Roman"/>
          <w:color w:val="000000"/>
          <w:spacing w:val="0"/>
        </w:rPr>
        <w:t>Đoạn G: "Take </w:t>
      </w:r>
      <w:r w:rsidRPr="000B5A3F">
        <w:rPr>
          <w:rFonts w:eastAsia="Times New Roman"/>
          <w:b/>
          <w:bCs/>
          <w:color w:val="000000"/>
          <w:spacing w:val="0"/>
        </w:rPr>
        <w:t>Singapore</w:t>
      </w:r>
      <w:r w:rsidRPr="000B5A3F">
        <w:rPr>
          <w:rFonts w:eastAsia="Times New Roman"/>
          <w:color w:val="000000"/>
          <w:spacing w:val="0"/>
        </w:rPr>
        <w:t>: without air conditioning, it wouldn’t be rich."</w:t>
      </w:r>
    </w:p>
    <w:p w:rsidR="000B5A3F" w:rsidRPr="000B5A3F" w:rsidRDefault="000B5A3F" w:rsidP="000B5A3F">
      <w:pPr>
        <w:numPr>
          <w:ilvl w:val="0"/>
          <w:numId w:val="61"/>
        </w:numPr>
        <w:contextualSpacing/>
        <w:rPr>
          <w:rFonts w:eastAsia="Times New Roman"/>
          <w:color w:val="000000"/>
          <w:spacing w:val="0"/>
        </w:rPr>
      </w:pPr>
      <w:r w:rsidRPr="000B5A3F">
        <w:rPr>
          <w:rFonts w:eastAsia="Times New Roman"/>
          <w:b/>
          <w:bCs/>
          <w:color w:val="000000"/>
          <w:spacing w:val="0"/>
        </w:rPr>
        <w:t>Phân tích &amp; Vị trí</w:t>
      </w:r>
    </w:p>
    <w:p w:rsidR="000B5A3F" w:rsidRPr="000B5A3F" w:rsidRDefault="000B5A3F" w:rsidP="000B5A3F">
      <w:pPr>
        <w:numPr>
          <w:ilvl w:val="1"/>
          <w:numId w:val="61"/>
        </w:numPr>
        <w:contextualSpacing/>
        <w:rPr>
          <w:rFonts w:eastAsia="Times New Roman"/>
          <w:color w:val="000000"/>
          <w:spacing w:val="0"/>
        </w:rPr>
      </w:pPr>
      <w:r w:rsidRPr="000B5A3F">
        <w:rPr>
          <w:rFonts w:eastAsia="Times New Roman"/>
          <w:color w:val="000000"/>
          <w:spacing w:val="0"/>
        </w:rPr>
        <w:t>Singapore là ví dụ về một quốc gia nhiệt đới ("tropical country") trở nên giàu có nhờ vào "air conditioning" (sản phẩm của tiến bộ khoa học kỹ thuật).</w:t>
      </w:r>
    </w:p>
    <w:p w:rsidR="000B5A3F" w:rsidRPr="000B5A3F" w:rsidRDefault="000B5A3F" w:rsidP="000B5A3F">
      <w:pPr>
        <w:numPr>
          <w:ilvl w:val="0"/>
          <w:numId w:val="61"/>
        </w:numPr>
        <w:contextualSpacing/>
        <w:rPr>
          <w:rFonts w:eastAsia="Times New Roman"/>
          <w:color w:val="000000"/>
          <w:spacing w:val="0"/>
        </w:rPr>
      </w:pPr>
      <w:r w:rsidRPr="000B5A3F">
        <w:rPr>
          <w:rFonts w:eastAsia="Times New Roman"/>
          <w:b/>
          <w:bCs/>
          <w:color w:val="000000"/>
          <w:spacing w:val="0"/>
        </w:rPr>
        <w:t>Đáp án:</w:t>
      </w:r>
      <w:r w:rsidRPr="000B5A3F">
        <w:rPr>
          <w:rFonts w:eastAsia="Times New Roman"/>
          <w:color w:val="000000"/>
          <w:spacing w:val="0"/>
        </w:rPr>
        <w:t> Singapore</w:t>
      </w:r>
    </w:p>
    <w:p w:rsidR="000B5A3F" w:rsidRDefault="000B5A3F" w:rsidP="000B5A3F">
      <w:pPr>
        <w:contextualSpacing/>
        <w:rPr>
          <w:rFonts w:eastAsia="Times New Roman"/>
          <w:b/>
          <w:bCs/>
          <w:color w:val="000000"/>
          <w:spacing w:val="0"/>
          <w:lang w:val="vi-VN"/>
        </w:rPr>
      </w:pPr>
    </w:p>
    <w:p w:rsidR="000B5A3F" w:rsidRPr="001140EB" w:rsidRDefault="000B5A3F" w:rsidP="000B5A3F">
      <w:pPr>
        <w:contextualSpacing/>
        <w:rPr>
          <w:rFonts w:eastAsia="Times New Roman"/>
          <w:color w:val="000000"/>
          <w:spacing w:val="0"/>
        </w:rPr>
      </w:pPr>
    </w:p>
    <w:p w:rsidR="00B75F93" w:rsidRPr="001140EB" w:rsidRDefault="00B75F93" w:rsidP="00B75F93">
      <w:pPr>
        <w:rPr>
          <w:lang w:val="vi-VN"/>
        </w:rPr>
      </w:pPr>
    </w:p>
    <w:p w:rsidR="00B75F93" w:rsidRDefault="00B75F93" w:rsidP="00B75F93">
      <w:pPr>
        <w:rPr>
          <w:lang w:val="en-US"/>
        </w:rPr>
      </w:pPr>
      <w:r>
        <w:rPr>
          <w:lang w:val="en-US"/>
        </w:rPr>
        <w:br w:type="page"/>
      </w:r>
    </w:p>
    <w:p w:rsidR="00325D25" w:rsidRPr="002432F7" w:rsidRDefault="00325D25" w:rsidP="00325D25">
      <w:pPr>
        <w:contextualSpacing/>
        <w:rPr>
          <w:b/>
          <w:bCs/>
          <w:lang w:val="en-US"/>
        </w:rPr>
      </w:pPr>
      <w:r w:rsidRPr="002432F7">
        <w:rPr>
          <w:b/>
          <w:bCs/>
          <w:lang w:val="en-US"/>
        </w:rPr>
        <w:lastRenderedPageBreak/>
        <w:t>W</w:t>
      </w:r>
      <w:r>
        <w:rPr>
          <w:b/>
          <w:bCs/>
          <w:lang w:val="vi-VN"/>
        </w:rPr>
        <w:t xml:space="preserve">6 (Feb </w:t>
      </w:r>
      <w:r>
        <w:rPr>
          <w:b/>
          <w:bCs/>
          <w:lang w:val="en-US"/>
        </w:rPr>
        <w:t>2-8)</w:t>
      </w:r>
      <w:r w:rsidRPr="002432F7">
        <w:rPr>
          <w:b/>
          <w:bCs/>
          <w:lang w:val="en-US"/>
        </w:rPr>
        <w:t>: Writing</w:t>
      </w:r>
    </w:p>
    <w:p w:rsidR="00B75F93" w:rsidRPr="00DB57AB" w:rsidRDefault="00B13C8E" w:rsidP="00B75F93">
      <w:pPr>
        <w:contextualSpacing/>
        <w:rPr>
          <w:lang w:val="vi-VN"/>
        </w:rPr>
      </w:pPr>
      <w:r w:rsidRPr="00B13C8E">
        <w:rPr>
          <w:rFonts w:eastAsia="Times New Roman"/>
          <w:noProof/>
          <w:color w:val="auto"/>
          <w:spacing w:val="0"/>
        </w:rPr>
        <w:pict>
          <v:rect id="_x0000_i1032" alt="" style="width:468pt;height:.05pt;mso-width-percent:0;mso-height-percent:0;mso-width-percent:0;mso-height-percent:0" o:hralign="center" o:hrstd="t" o:hr="t" fillcolor="#a0a0a0" stroked="f"/>
        </w:pict>
      </w:r>
    </w:p>
    <w:p w:rsidR="000B5A3F" w:rsidRDefault="000B5A3F" w:rsidP="00B75F93">
      <w:pPr>
        <w:pStyle w:val="Heading2"/>
        <w:spacing w:before="0" w:after="0"/>
        <w:contextualSpacing/>
        <w:rPr>
          <w:rFonts w:ascii="Times New Roman" w:eastAsia="Times New Roman" w:hAnsi="Times New Roman" w:cs="Times New Roman"/>
          <w:b/>
          <w:bCs/>
          <w:color w:val="000000"/>
          <w:spacing w:val="0"/>
          <w:sz w:val="24"/>
          <w:szCs w:val="24"/>
          <w:lang w:val="vi-VN"/>
        </w:rPr>
      </w:pPr>
      <w:r w:rsidRPr="000B5A3F">
        <w:rPr>
          <w:rFonts w:ascii="Times New Roman" w:eastAsia="Times New Roman" w:hAnsi="Times New Roman" w:cs="Times New Roman"/>
          <w:b/>
          <w:bCs/>
          <w:color w:val="000000"/>
          <w:spacing w:val="0"/>
          <w:sz w:val="24"/>
          <w:szCs w:val="24"/>
          <w:lang w:val="vi-VN"/>
        </w:rPr>
        <w:t>Writing, reading and maths are the three recognized traditional subjects. Computer skill should also be the fourth largest branch. Do you agree or disagree?</w:t>
      </w:r>
    </w:p>
    <w:p w:rsidR="00B75F93" w:rsidRPr="008376E2" w:rsidRDefault="00B13C8E" w:rsidP="008376E2">
      <w:pPr>
        <w:pStyle w:val="Heading2"/>
        <w:spacing w:before="0" w:after="0"/>
        <w:contextualSpacing/>
        <w:rPr>
          <w:rFonts w:ascii="Times New Roman" w:eastAsia="Times New Roman" w:hAnsi="Times New Roman" w:cs="Times New Roman"/>
          <w:color w:val="000000"/>
          <w:spacing w:val="0"/>
          <w:sz w:val="24"/>
          <w:szCs w:val="24"/>
          <w:lang w:val="vi-VN"/>
        </w:rPr>
      </w:pPr>
      <w:r w:rsidRPr="00B13C8E">
        <w:rPr>
          <w:rFonts w:ascii="Times New Roman" w:eastAsia="Times New Roman" w:hAnsi="Times New Roman" w:cs="Times New Roman"/>
          <w:noProof/>
          <w:color w:val="auto"/>
          <w:spacing w:val="0"/>
          <w:sz w:val="24"/>
          <w:szCs w:val="24"/>
        </w:rPr>
        <w:pict>
          <v:rect id="_x0000_i1031" alt="" style="width:468pt;height:.05pt;mso-width-percent:0;mso-height-percent:0;mso-width-percent:0;mso-height-percent:0" o:hralign="center" o:hrstd="t" o:hr="t" fillcolor="#a0a0a0" stroked="f"/>
        </w:pict>
      </w:r>
    </w:p>
    <w:p w:rsidR="008376E2" w:rsidRPr="008376E2" w:rsidRDefault="008376E2" w:rsidP="008376E2">
      <w:pPr>
        <w:pStyle w:val="Heading3"/>
        <w:spacing w:before="0" w:after="0"/>
        <w:contextualSpacing/>
        <w:rPr>
          <w:rFonts w:ascii="Times New Roman" w:hAnsi="Times New Roman" w:cs="Times New Roman"/>
          <w:b/>
          <w:bCs/>
          <w:color w:val="000000"/>
          <w:sz w:val="24"/>
          <w:szCs w:val="24"/>
        </w:rPr>
      </w:pPr>
      <w:r w:rsidRPr="008376E2">
        <w:rPr>
          <w:rFonts w:ascii="Times New Roman" w:hAnsi="Times New Roman" w:cs="Times New Roman"/>
          <w:b/>
          <w:bCs/>
          <w:color w:val="000000"/>
          <w:sz w:val="24"/>
          <w:szCs w:val="24"/>
        </w:rPr>
        <w:t>1. Yêu cầu cốt lõi</w:t>
      </w:r>
    </w:p>
    <w:p w:rsidR="008376E2" w:rsidRPr="008376E2" w:rsidRDefault="008376E2" w:rsidP="008376E2">
      <w:pPr>
        <w:pStyle w:val="NormalWeb"/>
        <w:spacing w:before="0" w:beforeAutospacing="0" w:after="0" w:afterAutospacing="0" w:line="360" w:lineRule="auto"/>
        <w:contextualSpacing/>
        <w:jc w:val="both"/>
        <w:rPr>
          <w:color w:val="000000"/>
        </w:rPr>
      </w:pPr>
      <w:r w:rsidRPr="008376E2">
        <w:rPr>
          <w:color w:val="000000"/>
        </w:rPr>
        <w:t>Đề bài yêu cầu bạn định vị vai trò của "Kỹ năng máy tính" (Computer skills) ngang hàng với 3 môn học cốt lõi truyền thống (Đọc, Viết, Toán).</w:t>
      </w:r>
    </w:p>
    <w:p w:rsidR="008376E2" w:rsidRPr="008376E2" w:rsidRDefault="008376E2" w:rsidP="008376E2">
      <w:pPr>
        <w:numPr>
          <w:ilvl w:val="0"/>
          <w:numId w:val="70"/>
        </w:numPr>
        <w:contextualSpacing/>
        <w:rPr>
          <w:color w:val="000000"/>
        </w:rPr>
      </w:pPr>
      <w:r w:rsidRPr="008376E2">
        <w:rPr>
          <w:rStyle w:val="Strong"/>
          <w:color w:val="000000"/>
        </w:rPr>
        <w:t>Dạng câu hỏi:</w:t>
      </w:r>
      <w:r w:rsidRPr="008376E2">
        <w:rPr>
          <w:rStyle w:val="apple-converted-space"/>
          <w:color w:val="000000"/>
        </w:rPr>
        <w:t> </w:t>
      </w:r>
      <w:r w:rsidRPr="008376E2">
        <w:rPr>
          <w:color w:val="000000"/>
        </w:rPr>
        <w:t>"Do you agree or disagree?"</w:t>
      </w:r>
    </w:p>
    <w:p w:rsidR="008376E2" w:rsidRPr="008376E2" w:rsidRDefault="008376E2" w:rsidP="008376E2">
      <w:pPr>
        <w:numPr>
          <w:ilvl w:val="0"/>
          <w:numId w:val="70"/>
        </w:numPr>
        <w:contextualSpacing/>
        <w:rPr>
          <w:color w:val="000000"/>
        </w:rPr>
      </w:pPr>
      <w:r w:rsidRPr="008376E2">
        <w:rPr>
          <w:rStyle w:val="Strong"/>
          <w:color w:val="000000"/>
        </w:rPr>
        <w:t>Lưu ý quan trọng:</w:t>
      </w:r>
      <w:r w:rsidRPr="008376E2">
        <w:rPr>
          <w:rStyle w:val="apple-converted-space"/>
          <w:color w:val="000000"/>
        </w:rPr>
        <w:t> </w:t>
      </w:r>
      <w:r w:rsidRPr="008376E2">
        <w:rPr>
          <w:color w:val="000000"/>
        </w:rPr>
        <w:t>Với dạng câu hỏi trực tiếp này, chiến lược an toàn và dễ đạt điểm cao nhất về tiêu chí</w:t>
      </w:r>
      <w:r w:rsidRPr="008376E2">
        <w:rPr>
          <w:rStyle w:val="apple-converted-space"/>
          <w:color w:val="000000"/>
        </w:rPr>
        <w:t> </w:t>
      </w:r>
      <w:r w:rsidRPr="008376E2">
        <w:rPr>
          <w:rStyle w:val="Emphasis"/>
          <w:color w:val="000000"/>
        </w:rPr>
        <w:t>Task Response</w:t>
      </w:r>
      <w:r w:rsidRPr="008376E2">
        <w:rPr>
          <w:rStyle w:val="apple-converted-space"/>
          <w:color w:val="000000"/>
        </w:rPr>
        <w:t> </w:t>
      </w:r>
      <w:r w:rsidRPr="008376E2">
        <w:rPr>
          <w:color w:val="000000"/>
        </w:rPr>
        <w:t>là chọn</w:t>
      </w:r>
      <w:r w:rsidRPr="008376E2">
        <w:rPr>
          <w:rStyle w:val="apple-converted-space"/>
          <w:color w:val="000000"/>
        </w:rPr>
        <w:t> </w:t>
      </w:r>
      <w:r w:rsidRPr="008376E2">
        <w:rPr>
          <w:rStyle w:val="Strong"/>
          <w:color w:val="000000"/>
        </w:rPr>
        <w:t>Strong Opinion</w:t>
      </w:r>
      <w:r w:rsidRPr="008376E2">
        <w:rPr>
          <w:rStyle w:val="apple-converted-space"/>
          <w:color w:val="000000"/>
        </w:rPr>
        <w:t> </w:t>
      </w:r>
      <w:r w:rsidRPr="008376E2">
        <w:rPr>
          <w:color w:val="000000"/>
        </w:rPr>
        <w:t>(Hoàn toàn đồng ý hoặc Hoàn toàn không đồng ý).</w:t>
      </w:r>
    </w:p>
    <w:p w:rsidR="008376E2" w:rsidRPr="008376E2" w:rsidRDefault="008376E2" w:rsidP="008376E2">
      <w:pPr>
        <w:numPr>
          <w:ilvl w:val="1"/>
          <w:numId w:val="70"/>
        </w:numPr>
        <w:contextualSpacing/>
        <w:rPr>
          <w:color w:val="000000"/>
        </w:rPr>
      </w:pPr>
      <w:r w:rsidRPr="008376E2">
        <w:rPr>
          <w:color w:val="000000"/>
        </w:rPr>
        <w:t>Bạn không nên chọn "Partly agree" (nửa vời) nếu không đủ khả năng ngôn ngữ để xử lý sự phức tạp, vì dễ dẫn đến mâu thuẫn trong lập luận.</w:t>
      </w:r>
    </w:p>
    <w:p w:rsidR="008376E2" w:rsidRPr="008376E2" w:rsidRDefault="008376E2" w:rsidP="008376E2">
      <w:pPr>
        <w:numPr>
          <w:ilvl w:val="1"/>
          <w:numId w:val="70"/>
        </w:numPr>
        <w:contextualSpacing/>
        <w:rPr>
          <w:color w:val="000000"/>
        </w:rPr>
      </w:pPr>
      <w:r w:rsidRPr="008376E2">
        <w:rPr>
          <w:rStyle w:val="Strong"/>
          <w:color w:val="000000"/>
        </w:rPr>
        <w:t>Chiến lược bài này:</w:t>
      </w:r>
      <w:r w:rsidRPr="008376E2">
        <w:rPr>
          <w:rStyle w:val="apple-converted-space"/>
          <w:color w:val="000000"/>
        </w:rPr>
        <w:t> </w:t>
      </w:r>
      <w:r w:rsidRPr="008376E2">
        <w:rPr>
          <w:color w:val="000000"/>
        </w:rPr>
        <w:t>Chọn</w:t>
      </w:r>
      <w:r w:rsidRPr="008376E2">
        <w:rPr>
          <w:rStyle w:val="apple-converted-space"/>
          <w:color w:val="000000"/>
        </w:rPr>
        <w:t> </w:t>
      </w:r>
      <w:r w:rsidRPr="008376E2">
        <w:rPr>
          <w:rStyle w:val="Strong"/>
          <w:color w:val="000000"/>
        </w:rPr>
        <w:t>HOÀN TOÀN ĐỒNG Ý (Totally Agree)</w:t>
      </w:r>
      <w:r w:rsidRPr="008376E2">
        <w:rPr>
          <w:color w:val="000000"/>
        </w:rPr>
        <w:t>. Chúng ta sẽ chứng minh rằng trong kỷ nguyên số, mù tin học cũng tệ hại như mù chữ.</w:t>
      </w:r>
    </w:p>
    <w:p w:rsidR="008376E2" w:rsidRPr="008376E2" w:rsidRDefault="008376E2" w:rsidP="008376E2">
      <w:pPr>
        <w:pStyle w:val="Heading3"/>
        <w:spacing w:before="0" w:after="0"/>
        <w:contextualSpacing/>
        <w:rPr>
          <w:rFonts w:ascii="Times New Roman" w:hAnsi="Times New Roman" w:cs="Times New Roman"/>
          <w:b/>
          <w:bCs/>
          <w:color w:val="000000"/>
          <w:sz w:val="24"/>
          <w:szCs w:val="24"/>
          <w:lang w:val="en-US"/>
        </w:rPr>
      </w:pPr>
      <w:r w:rsidRPr="008376E2">
        <w:rPr>
          <w:rFonts w:ascii="Times New Roman" w:hAnsi="Times New Roman" w:cs="Times New Roman"/>
          <w:b/>
          <w:bCs/>
          <w:color w:val="000000"/>
          <w:sz w:val="24"/>
          <w:szCs w:val="24"/>
        </w:rPr>
        <w:t>2. Lỗi thường gặp ở Band 5-6</w:t>
      </w:r>
    </w:p>
    <w:p w:rsidR="008376E2" w:rsidRPr="008376E2" w:rsidRDefault="008376E2" w:rsidP="008376E2">
      <w:pPr>
        <w:numPr>
          <w:ilvl w:val="0"/>
          <w:numId w:val="71"/>
        </w:numPr>
        <w:contextualSpacing/>
        <w:rPr>
          <w:color w:val="000000"/>
        </w:rPr>
      </w:pPr>
      <w:r w:rsidRPr="008376E2">
        <w:rPr>
          <w:rStyle w:val="Strong"/>
          <w:color w:val="000000"/>
        </w:rPr>
        <w:t>Lạc đề:</w:t>
      </w:r>
      <w:r w:rsidRPr="008376E2">
        <w:rPr>
          <w:rStyle w:val="apple-converted-space"/>
          <w:color w:val="000000"/>
        </w:rPr>
        <w:t> </w:t>
      </w:r>
      <w:r w:rsidRPr="008376E2">
        <w:rPr>
          <w:color w:val="000000"/>
        </w:rPr>
        <w:t>Chỉ liệt kê lợi ích của máy tính (chơi game, giải trí...) mà không chứng minh được tại sao nó nên là</w:t>
      </w:r>
      <w:r w:rsidRPr="008376E2">
        <w:rPr>
          <w:rStyle w:val="apple-converted-space"/>
          <w:color w:val="000000"/>
        </w:rPr>
        <w:t> </w:t>
      </w:r>
      <w:r w:rsidRPr="008376E2">
        <w:rPr>
          <w:rStyle w:val="Strong"/>
          <w:color w:val="000000"/>
        </w:rPr>
        <w:t>"môn học cốt lõi thứ 4"</w:t>
      </w:r>
      <w:r w:rsidRPr="008376E2">
        <w:rPr>
          <w:rStyle w:val="apple-converted-space"/>
          <w:color w:val="000000"/>
        </w:rPr>
        <w:t> </w:t>
      </w:r>
      <w:r w:rsidRPr="008376E2">
        <w:rPr>
          <w:color w:val="000000"/>
        </w:rPr>
        <w:t>(bắt buộc, nền tảng).</w:t>
      </w:r>
    </w:p>
    <w:p w:rsidR="008376E2" w:rsidRPr="008376E2" w:rsidRDefault="008376E2" w:rsidP="008376E2">
      <w:pPr>
        <w:numPr>
          <w:ilvl w:val="0"/>
          <w:numId w:val="71"/>
        </w:numPr>
        <w:contextualSpacing/>
        <w:rPr>
          <w:color w:val="000000"/>
        </w:rPr>
      </w:pPr>
      <w:r w:rsidRPr="008376E2">
        <w:rPr>
          <w:rStyle w:val="Strong"/>
          <w:color w:val="000000"/>
        </w:rPr>
        <w:t>Lập trường không nhất quán:</w:t>
      </w:r>
      <w:r w:rsidRPr="008376E2">
        <w:rPr>
          <w:rStyle w:val="apple-converted-space"/>
          <w:color w:val="000000"/>
        </w:rPr>
        <w:t> </w:t>
      </w:r>
      <w:r w:rsidRPr="008376E2">
        <w:rPr>
          <w:color w:val="000000"/>
        </w:rPr>
        <w:t>Mở bài nói đồng ý, nhưng thân bài lại dành quá nhiều đất diễn để nói về tác hại của game online $\rightarrow$ Mất điểm Coherence.</w:t>
      </w:r>
    </w:p>
    <w:p w:rsidR="008376E2" w:rsidRPr="008376E2" w:rsidRDefault="00B13C8E" w:rsidP="008376E2">
      <w:pPr>
        <w:contextualSpacing/>
        <w:rPr>
          <w:color w:val="auto"/>
        </w:rPr>
      </w:pPr>
      <w:r>
        <w:rPr>
          <w:noProof/>
        </w:rPr>
        <w:pict>
          <v:rect id="_x0000_i1030" alt="" style="width:468pt;height:.05pt;mso-width-percent:0;mso-height-percent:0;mso-width-percent:0;mso-height-percent:0" o:hralign="center" o:hrstd="t" o:hr="t" fillcolor="#a0a0a0" stroked="f"/>
        </w:pict>
      </w:r>
    </w:p>
    <w:p w:rsidR="008376E2" w:rsidRPr="008376E2" w:rsidRDefault="008376E2" w:rsidP="008376E2">
      <w:pPr>
        <w:pStyle w:val="Heading2"/>
        <w:spacing w:before="0" w:after="0"/>
        <w:contextualSpacing/>
        <w:rPr>
          <w:rFonts w:ascii="Times New Roman" w:hAnsi="Times New Roman" w:cs="Times New Roman"/>
          <w:b/>
          <w:bCs/>
          <w:color w:val="000000"/>
          <w:sz w:val="24"/>
          <w:szCs w:val="24"/>
        </w:rPr>
      </w:pPr>
      <w:r w:rsidRPr="008376E2">
        <w:rPr>
          <w:rFonts w:ascii="Times New Roman" w:hAnsi="Times New Roman" w:cs="Times New Roman"/>
          <w:b/>
          <w:bCs/>
          <w:color w:val="000000"/>
          <w:sz w:val="24"/>
          <w:szCs w:val="24"/>
        </w:rPr>
        <w:t>PHẦN I: PHÂN TÍCH ĐỀ VÀ TÌM Ý (BRAINSTORMING)</w:t>
      </w:r>
    </w:p>
    <w:p w:rsidR="008376E2" w:rsidRPr="008376E2" w:rsidRDefault="008376E2" w:rsidP="008376E2">
      <w:pPr>
        <w:pStyle w:val="NormalWeb"/>
        <w:spacing w:before="0" w:beforeAutospacing="0" w:after="0" w:afterAutospacing="0" w:line="360" w:lineRule="auto"/>
        <w:contextualSpacing/>
        <w:jc w:val="both"/>
        <w:rPr>
          <w:color w:val="000000"/>
        </w:rPr>
      </w:pPr>
      <w:r w:rsidRPr="008376E2">
        <w:rPr>
          <w:color w:val="000000"/>
        </w:rPr>
        <w:t>Chúng ta cần tìm các luận điểm sắc bén để thuyết phục giám khảo rằng:</w:t>
      </w:r>
      <w:r w:rsidRPr="008376E2">
        <w:rPr>
          <w:rStyle w:val="apple-converted-space"/>
          <w:rFonts w:eastAsiaTheme="majorEastAsia"/>
          <w:color w:val="000000"/>
        </w:rPr>
        <w:t> </w:t>
      </w:r>
      <w:r w:rsidRPr="008376E2">
        <w:rPr>
          <w:rStyle w:val="Strong"/>
          <w:rFonts w:eastAsiaTheme="majorEastAsia"/>
          <w:color w:val="000000"/>
        </w:rPr>
        <w:t>Không có tin học = Thất bại trong xã hội hiện đại.</w:t>
      </w:r>
    </w:p>
    <w:p w:rsidR="008376E2" w:rsidRPr="008376E2" w:rsidRDefault="008376E2" w:rsidP="008376E2">
      <w:pPr>
        <w:pStyle w:val="NormalWeb"/>
        <w:spacing w:before="0" w:beforeAutospacing="0" w:after="0" w:afterAutospacing="0" w:line="360" w:lineRule="auto"/>
        <w:contextualSpacing/>
        <w:jc w:val="both"/>
        <w:rPr>
          <w:color w:val="000000"/>
        </w:rPr>
      </w:pPr>
      <w:r w:rsidRPr="008376E2">
        <w:rPr>
          <w:rStyle w:val="Strong"/>
          <w:rFonts w:eastAsiaTheme="majorEastAsia"/>
          <w:color w:val="000000"/>
        </w:rPr>
        <w:t>Luận điểm chính (Main Ideas) cho phe ĐỒNG Ý:</w:t>
      </w:r>
    </w:p>
    <w:p w:rsidR="008376E2" w:rsidRPr="008376E2" w:rsidRDefault="008376E2" w:rsidP="008376E2">
      <w:pPr>
        <w:pStyle w:val="NormalWeb"/>
        <w:spacing w:before="0" w:beforeAutospacing="0" w:after="0" w:afterAutospacing="0" w:line="360" w:lineRule="auto"/>
        <w:contextualSpacing/>
        <w:jc w:val="both"/>
        <w:rPr>
          <w:color w:val="000000"/>
        </w:rPr>
      </w:pPr>
      <w:r w:rsidRPr="008376E2">
        <w:rPr>
          <w:rStyle w:val="Strong"/>
          <w:rFonts w:eastAsiaTheme="majorEastAsia"/>
          <w:color w:val="000000"/>
        </w:rPr>
        <w:t>1. Tại sao nó quan trọng đối với sự nghiệp (Career &amp; Economy)?</w:t>
      </w:r>
    </w:p>
    <w:p w:rsidR="008376E2" w:rsidRPr="008376E2" w:rsidRDefault="008376E2" w:rsidP="008376E2">
      <w:pPr>
        <w:numPr>
          <w:ilvl w:val="0"/>
          <w:numId w:val="72"/>
        </w:numPr>
        <w:contextualSpacing/>
        <w:rPr>
          <w:color w:val="000000"/>
        </w:rPr>
      </w:pPr>
      <w:r w:rsidRPr="008376E2">
        <w:rPr>
          <w:rStyle w:val="Strong"/>
          <w:color w:val="000000"/>
        </w:rPr>
        <w:t>Analysis:</w:t>
      </w:r>
      <w:r w:rsidRPr="008376E2">
        <w:rPr>
          <w:rStyle w:val="apple-converted-space"/>
          <w:color w:val="000000"/>
        </w:rPr>
        <w:t> </w:t>
      </w:r>
      <w:r w:rsidRPr="008376E2">
        <w:rPr>
          <w:color w:val="000000"/>
        </w:rPr>
        <w:t>Hầu hết mọi ngành nghề hiện nay (từ bác sĩ, kỹ sư đến nhân viên văn phòng) đều dùng phần mềm.</w:t>
      </w:r>
    </w:p>
    <w:p w:rsidR="008376E2" w:rsidRPr="008376E2" w:rsidRDefault="008376E2" w:rsidP="008376E2">
      <w:pPr>
        <w:numPr>
          <w:ilvl w:val="0"/>
          <w:numId w:val="72"/>
        </w:numPr>
        <w:contextualSpacing/>
        <w:rPr>
          <w:color w:val="000000"/>
        </w:rPr>
      </w:pPr>
      <w:r w:rsidRPr="008376E2">
        <w:rPr>
          <w:rStyle w:val="Strong"/>
          <w:color w:val="000000"/>
        </w:rPr>
        <w:t>Key concept:</w:t>
      </w:r>
      <w:r w:rsidRPr="008376E2">
        <w:rPr>
          <w:rStyle w:val="apple-converted-space"/>
          <w:color w:val="000000"/>
        </w:rPr>
        <w:t> </w:t>
      </w:r>
      <w:r w:rsidRPr="008376E2">
        <w:rPr>
          <w:color w:val="000000"/>
        </w:rPr>
        <w:t>"Digital literacy" (Sự hiểu biết về kỹ thuật số) hiện nay là một điều kiện tiên quyết (prerequisite) để có việc làm, giống như việc biết đọc biết viết ngày xưa.</w:t>
      </w:r>
    </w:p>
    <w:p w:rsidR="008376E2" w:rsidRPr="008376E2" w:rsidRDefault="008376E2" w:rsidP="008376E2">
      <w:pPr>
        <w:numPr>
          <w:ilvl w:val="0"/>
          <w:numId w:val="72"/>
        </w:numPr>
        <w:contextualSpacing/>
        <w:rPr>
          <w:color w:val="000000"/>
        </w:rPr>
      </w:pPr>
      <w:r w:rsidRPr="008376E2">
        <w:rPr>
          <w:rStyle w:val="Strong"/>
          <w:color w:val="000000"/>
        </w:rPr>
        <w:lastRenderedPageBreak/>
        <w:t>Example:</w:t>
      </w:r>
      <w:r w:rsidRPr="008376E2">
        <w:rPr>
          <w:rStyle w:val="apple-converted-space"/>
          <w:color w:val="000000"/>
        </w:rPr>
        <w:t> </w:t>
      </w:r>
      <w:r w:rsidRPr="008376E2">
        <w:rPr>
          <w:color w:val="000000"/>
        </w:rPr>
        <w:t>Kỹ năng xử lý dữ liệu, gửi email, dùng phần mềm quản lý.</w:t>
      </w:r>
    </w:p>
    <w:p w:rsidR="008376E2" w:rsidRPr="008376E2" w:rsidRDefault="008376E2" w:rsidP="008376E2">
      <w:pPr>
        <w:pStyle w:val="NormalWeb"/>
        <w:spacing w:before="0" w:beforeAutospacing="0" w:after="0" w:afterAutospacing="0" w:line="360" w:lineRule="auto"/>
        <w:contextualSpacing/>
        <w:jc w:val="both"/>
        <w:rPr>
          <w:color w:val="000000"/>
        </w:rPr>
      </w:pPr>
      <w:r w:rsidRPr="008376E2">
        <w:rPr>
          <w:rStyle w:val="Strong"/>
          <w:rFonts w:eastAsiaTheme="majorEastAsia"/>
          <w:color w:val="000000"/>
        </w:rPr>
        <w:t>2. Tại sao nó quan trọng đối với giáo dục và đời sống (Education &amp; Daily Life)?</w:t>
      </w:r>
    </w:p>
    <w:p w:rsidR="008376E2" w:rsidRPr="008376E2" w:rsidRDefault="008376E2" w:rsidP="008376E2">
      <w:pPr>
        <w:numPr>
          <w:ilvl w:val="0"/>
          <w:numId w:val="73"/>
        </w:numPr>
        <w:contextualSpacing/>
        <w:rPr>
          <w:color w:val="000000"/>
        </w:rPr>
      </w:pPr>
      <w:r w:rsidRPr="008376E2">
        <w:rPr>
          <w:rStyle w:val="Strong"/>
          <w:color w:val="000000"/>
        </w:rPr>
        <w:t>Analysis:</w:t>
      </w:r>
      <w:r w:rsidRPr="008376E2">
        <w:rPr>
          <w:rStyle w:val="apple-converted-space"/>
          <w:color w:val="000000"/>
        </w:rPr>
        <w:t> </w:t>
      </w:r>
      <w:r w:rsidRPr="008376E2">
        <w:rPr>
          <w:color w:val="000000"/>
        </w:rPr>
        <w:t>Máy tính là công cụ để học các môn khác (tra cứu, làm bài tập). Ngoài ra, các dịch vụ công, ngân hàng, y tế đều đã số hóa.</w:t>
      </w:r>
    </w:p>
    <w:p w:rsidR="008376E2" w:rsidRPr="008376E2" w:rsidRDefault="008376E2" w:rsidP="008376E2">
      <w:pPr>
        <w:numPr>
          <w:ilvl w:val="0"/>
          <w:numId w:val="73"/>
        </w:numPr>
        <w:contextualSpacing/>
        <w:rPr>
          <w:color w:val="000000"/>
        </w:rPr>
      </w:pPr>
      <w:r w:rsidRPr="008376E2">
        <w:rPr>
          <w:rStyle w:val="Strong"/>
          <w:color w:val="000000"/>
        </w:rPr>
        <w:t>Key concept:</w:t>
      </w:r>
      <w:r w:rsidRPr="008376E2">
        <w:rPr>
          <w:rStyle w:val="apple-converted-space"/>
          <w:color w:val="000000"/>
        </w:rPr>
        <w:t> </w:t>
      </w:r>
      <w:r w:rsidRPr="008376E2">
        <w:rPr>
          <w:color w:val="000000"/>
        </w:rPr>
        <w:t>"The fourth pillar" (Cột trụ thứ 4). Nếu không biết dùng máy tính, con người sẽ bị cô lập khỏi xã hội (socially excluded).</w:t>
      </w:r>
    </w:p>
    <w:p w:rsidR="008376E2" w:rsidRPr="008376E2" w:rsidRDefault="008376E2" w:rsidP="008376E2">
      <w:pPr>
        <w:numPr>
          <w:ilvl w:val="0"/>
          <w:numId w:val="73"/>
        </w:numPr>
        <w:contextualSpacing/>
        <w:rPr>
          <w:color w:val="000000"/>
        </w:rPr>
      </w:pPr>
      <w:r w:rsidRPr="008376E2">
        <w:rPr>
          <w:rStyle w:val="Strong"/>
          <w:color w:val="000000"/>
        </w:rPr>
        <w:t>Comparison:</w:t>
      </w:r>
      <w:r w:rsidRPr="008376E2">
        <w:rPr>
          <w:rStyle w:val="apple-converted-space"/>
          <w:color w:val="000000"/>
        </w:rPr>
        <w:t> </w:t>
      </w:r>
      <w:r w:rsidRPr="008376E2">
        <w:rPr>
          <w:color w:val="000000"/>
        </w:rPr>
        <w:t>So sánh trực tiếp với Đọc/Viết. Biết đọc để tiếp thu tri thức sách vở $\rightarrow$ Biết dùng máy tính để tiếp thu tri thức nhân loại trên Internet.</w:t>
      </w:r>
    </w:p>
    <w:p w:rsidR="008376E2" w:rsidRPr="008376E2" w:rsidRDefault="00B13C8E" w:rsidP="008376E2">
      <w:pPr>
        <w:contextualSpacing/>
        <w:rPr>
          <w:color w:val="auto"/>
        </w:rPr>
      </w:pPr>
      <w:r>
        <w:rPr>
          <w:noProof/>
        </w:rPr>
        <w:pict>
          <v:rect id="_x0000_i1029" alt="" style="width:468pt;height:.05pt;mso-width-percent:0;mso-height-percent:0;mso-width-percent:0;mso-height-percent:0" o:hralign="center" o:hrstd="t" o:hr="t" fillcolor="#a0a0a0" stroked="f"/>
        </w:pict>
      </w:r>
    </w:p>
    <w:p w:rsidR="008376E2" w:rsidRPr="008376E2" w:rsidRDefault="008376E2" w:rsidP="008376E2">
      <w:pPr>
        <w:pStyle w:val="Heading2"/>
        <w:spacing w:before="0" w:after="0"/>
        <w:contextualSpacing/>
        <w:rPr>
          <w:rFonts w:ascii="Times New Roman" w:hAnsi="Times New Roman" w:cs="Times New Roman"/>
          <w:b/>
          <w:bCs/>
          <w:color w:val="000000"/>
          <w:sz w:val="24"/>
          <w:szCs w:val="24"/>
        </w:rPr>
      </w:pPr>
      <w:r w:rsidRPr="008376E2">
        <w:rPr>
          <w:rFonts w:ascii="Times New Roman" w:hAnsi="Times New Roman" w:cs="Times New Roman"/>
          <w:b/>
          <w:bCs/>
          <w:color w:val="000000"/>
          <w:sz w:val="24"/>
          <w:szCs w:val="24"/>
        </w:rPr>
        <w:t>PHẦN II: CẤU TRÚC BÀI VIẾT (OUTLINE)</w:t>
      </w:r>
    </w:p>
    <w:p w:rsidR="008376E2" w:rsidRPr="008376E2" w:rsidRDefault="008376E2" w:rsidP="008376E2">
      <w:pPr>
        <w:pStyle w:val="NormalWeb"/>
        <w:spacing w:before="0" w:beforeAutospacing="0" w:after="0" w:afterAutospacing="0" w:line="360" w:lineRule="auto"/>
        <w:contextualSpacing/>
        <w:jc w:val="both"/>
        <w:rPr>
          <w:color w:val="000000"/>
        </w:rPr>
      </w:pPr>
      <w:r w:rsidRPr="008376E2">
        <w:rPr>
          <w:rStyle w:val="Strong"/>
          <w:rFonts w:eastAsiaTheme="majorEastAsia"/>
          <w:color w:val="000000"/>
        </w:rPr>
        <w:t>1. Mở bài (Introduction):</w:t>
      </w:r>
    </w:p>
    <w:p w:rsidR="008376E2" w:rsidRPr="008376E2" w:rsidRDefault="008376E2" w:rsidP="008376E2">
      <w:pPr>
        <w:numPr>
          <w:ilvl w:val="0"/>
          <w:numId w:val="74"/>
        </w:numPr>
        <w:contextualSpacing/>
        <w:rPr>
          <w:color w:val="000000"/>
        </w:rPr>
      </w:pPr>
      <w:r w:rsidRPr="008376E2">
        <w:rPr>
          <w:rStyle w:val="Strong"/>
          <w:color w:val="000000"/>
        </w:rPr>
        <w:t>Hook:</w:t>
      </w:r>
      <w:r w:rsidRPr="008376E2">
        <w:rPr>
          <w:rStyle w:val="apple-converted-space"/>
          <w:color w:val="000000"/>
        </w:rPr>
        <w:t> </w:t>
      </w:r>
      <w:r w:rsidRPr="008376E2">
        <w:rPr>
          <w:color w:val="000000"/>
        </w:rPr>
        <w:t>Giới thiệu bối cảnh giáo dục truyền thống (3 môn chính).</w:t>
      </w:r>
    </w:p>
    <w:p w:rsidR="008376E2" w:rsidRPr="008376E2" w:rsidRDefault="008376E2" w:rsidP="008376E2">
      <w:pPr>
        <w:numPr>
          <w:ilvl w:val="0"/>
          <w:numId w:val="74"/>
        </w:numPr>
        <w:contextualSpacing/>
        <w:rPr>
          <w:color w:val="000000"/>
        </w:rPr>
      </w:pPr>
      <w:r w:rsidRPr="008376E2">
        <w:rPr>
          <w:rStyle w:val="Strong"/>
          <w:color w:val="000000"/>
        </w:rPr>
        <w:t>Thesis Statement:</w:t>
      </w:r>
      <w:r w:rsidRPr="008376E2">
        <w:rPr>
          <w:rStyle w:val="apple-converted-space"/>
          <w:color w:val="000000"/>
        </w:rPr>
        <w:t> </w:t>
      </w:r>
      <w:r w:rsidRPr="008376E2">
        <w:rPr>
          <w:color w:val="000000"/>
        </w:rPr>
        <w:t>Khẳng định dứt khoát quan điểm: Tôi hoàn toàn đồng ý rằng kỹ năng máy tính cần được đưa vào chương trình giảng dạy cốt lõi ngang hàng với Đọc, Viết và Toán.</w:t>
      </w:r>
    </w:p>
    <w:p w:rsidR="008376E2" w:rsidRPr="008376E2" w:rsidRDefault="008376E2" w:rsidP="008376E2">
      <w:pPr>
        <w:pStyle w:val="NormalWeb"/>
        <w:spacing w:before="0" w:beforeAutospacing="0" w:after="0" w:afterAutospacing="0" w:line="360" w:lineRule="auto"/>
        <w:contextualSpacing/>
        <w:jc w:val="both"/>
        <w:rPr>
          <w:color w:val="000000"/>
        </w:rPr>
      </w:pPr>
      <w:r w:rsidRPr="008376E2">
        <w:rPr>
          <w:rStyle w:val="Strong"/>
          <w:rFonts w:eastAsiaTheme="majorEastAsia"/>
          <w:color w:val="000000"/>
        </w:rPr>
        <w:t>2. Thân bài 1 (Professional Necessity):</w:t>
      </w:r>
      <w:r w:rsidRPr="008376E2">
        <w:rPr>
          <w:rStyle w:val="apple-converted-space"/>
          <w:rFonts w:eastAsiaTheme="majorEastAsia"/>
          <w:color w:val="000000"/>
        </w:rPr>
        <w:t> </w:t>
      </w:r>
      <w:r w:rsidRPr="008376E2">
        <w:rPr>
          <w:color w:val="000000"/>
        </w:rPr>
        <w:t>Tầm quan trọng trong thị trường lao động.</w:t>
      </w:r>
    </w:p>
    <w:p w:rsidR="008376E2" w:rsidRPr="008376E2" w:rsidRDefault="008376E2" w:rsidP="008376E2">
      <w:pPr>
        <w:numPr>
          <w:ilvl w:val="0"/>
          <w:numId w:val="75"/>
        </w:numPr>
        <w:contextualSpacing/>
        <w:rPr>
          <w:color w:val="000000"/>
        </w:rPr>
      </w:pPr>
      <w:r w:rsidRPr="008376E2">
        <w:rPr>
          <w:color w:val="000000"/>
        </w:rPr>
        <w:t>Máy tính thống trị nơi làm việc (workplace dominance).</w:t>
      </w:r>
    </w:p>
    <w:p w:rsidR="008376E2" w:rsidRPr="008376E2" w:rsidRDefault="008376E2" w:rsidP="008376E2">
      <w:pPr>
        <w:numPr>
          <w:ilvl w:val="0"/>
          <w:numId w:val="75"/>
        </w:numPr>
        <w:contextualSpacing/>
        <w:rPr>
          <w:color w:val="000000"/>
        </w:rPr>
      </w:pPr>
      <w:r w:rsidRPr="008376E2">
        <w:rPr>
          <w:color w:val="000000"/>
        </w:rPr>
        <w:t>Thiếu kỹ năng này dẫn đến thất nghiệp hoặc hạn chế cơ hội thăng tiến.</w:t>
      </w:r>
    </w:p>
    <w:p w:rsidR="008376E2" w:rsidRPr="008376E2" w:rsidRDefault="008376E2" w:rsidP="008376E2">
      <w:pPr>
        <w:pStyle w:val="NormalWeb"/>
        <w:spacing w:before="0" w:beforeAutospacing="0" w:after="0" w:afterAutospacing="0" w:line="360" w:lineRule="auto"/>
        <w:contextualSpacing/>
        <w:jc w:val="both"/>
        <w:rPr>
          <w:color w:val="000000"/>
        </w:rPr>
      </w:pPr>
      <w:r w:rsidRPr="008376E2">
        <w:rPr>
          <w:rStyle w:val="Strong"/>
          <w:rFonts w:eastAsiaTheme="majorEastAsia"/>
          <w:color w:val="000000"/>
        </w:rPr>
        <w:t>3. Thân bài 2 (Educational &amp; Social Necessity):</w:t>
      </w:r>
      <w:r w:rsidRPr="008376E2">
        <w:rPr>
          <w:rStyle w:val="apple-converted-space"/>
          <w:rFonts w:eastAsiaTheme="majorEastAsia"/>
          <w:color w:val="000000"/>
        </w:rPr>
        <w:t> </w:t>
      </w:r>
      <w:r w:rsidRPr="008376E2">
        <w:rPr>
          <w:color w:val="000000"/>
        </w:rPr>
        <w:t>Tầm quan trọng trong việc tiếp cận tri thức và đời sống.</w:t>
      </w:r>
    </w:p>
    <w:p w:rsidR="008376E2" w:rsidRPr="008376E2" w:rsidRDefault="008376E2" w:rsidP="008376E2">
      <w:pPr>
        <w:numPr>
          <w:ilvl w:val="0"/>
          <w:numId w:val="76"/>
        </w:numPr>
        <w:contextualSpacing/>
        <w:rPr>
          <w:color w:val="000000"/>
        </w:rPr>
      </w:pPr>
      <w:r w:rsidRPr="008376E2">
        <w:rPr>
          <w:color w:val="000000"/>
        </w:rPr>
        <w:t>Máy tính là cổng kết nối tri thức (gateway to information).</w:t>
      </w:r>
    </w:p>
    <w:p w:rsidR="008376E2" w:rsidRPr="008376E2" w:rsidRDefault="008376E2" w:rsidP="008376E2">
      <w:pPr>
        <w:numPr>
          <w:ilvl w:val="0"/>
          <w:numId w:val="76"/>
        </w:numPr>
        <w:contextualSpacing/>
        <w:rPr>
          <w:color w:val="000000"/>
        </w:rPr>
      </w:pPr>
      <w:r w:rsidRPr="008376E2">
        <w:rPr>
          <w:color w:val="000000"/>
        </w:rPr>
        <w:t>Hỗ trợ việc học các môn truyền thống hiệu quả hơn.</w:t>
      </w:r>
    </w:p>
    <w:p w:rsidR="008376E2" w:rsidRPr="008376E2" w:rsidRDefault="008376E2" w:rsidP="008376E2">
      <w:pPr>
        <w:numPr>
          <w:ilvl w:val="0"/>
          <w:numId w:val="76"/>
        </w:numPr>
        <w:contextualSpacing/>
        <w:rPr>
          <w:color w:val="000000"/>
        </w:rPr>
      </w:pPr>
      <w:r w:rsidRPr="008376E2">
        <w:rPr>
          <w:color w:val="000000"/>
        </w:rPr>
        <w:t>Cần thiết cho các hoạt động đời sống hàng ngày (ngân hàng, giao tiếp).</w:t>
      </w:r>
    </w:p>
    <w:p w:rsidR="008376E2" w:rsidRPr="008376E2" w:rsidRDefault="008376E2" w:rsidP="008376E2">
      <w:pPr>
        <w:pStyle w:val="NormalWeb"/>
        <w:spacing w:before="0" w:beforeAutospacing="0" w:after="0" w:afterAutospacing="0" w:line="360" w:lineRule="auto"/>
        <w:contextualSpacing/>
        <w:jc w:val="both"/>
        <w:rPr>
          <w:color w:val="000000"/>
        </w:rPr>
      </w:pPr>
      <w:r w:rsidRPr="008376E2">
        <w:rPr>
          <w:rStyle w:val="Strong"/>
          <w:rFonts w:eastAsiaTheme="majorEastAsia"/>
          <w:color w:val="000000"/>
        </w:rPr>
        <w:t>4. Kết bài (Conclusion):</w:t>
      </w:r>
    </w:p>
    <w:p w:rsidR="008376E2" w:rsidRPr="008376E2" w:rsidRDefault="008376E2" w:rsidP="008376E2">
      <w:pPr>
        <w:numPr>
          <w:ilvl w:val="0"/>
          <w:numId w:val="77"/>
        </w:numPr>
        <w:contextualSpacing/>
        <w:rPr>
          <w:color w:val="000000"/>
        </w:rPr>
      </w:pPr>
      <w:r w:rsidRPr="008376E2">
        <w:rPr>
          <w:rStyle w:val="Strong"/>
          <w:color w:val="000000"/>
        </w:rPr>
        <w:t>Restate:</w:t>
      </w:r>
      <w:r w:rsidRPr="008376E2">
        <w:rPr>
          <w:rStyle w:val="apple-converted-space"/>
          <w:color w:val="000000"/>
        </w:rPr>
        <w:t> </w:t>
      </w:r>
      <w:r w:rsidRPr="008376E2">
        <w:rPr>
          <w:color w:val="000000"/>
        </w:rPr>
        <w:t>Khẳng định lại tầm quan trọng không thể thay thế của kỹ năng máy tính.</w:t>
      </w:r>
    </w:p>
    <w:p w:rsidR="008376E2" w:rsidRPr="008376E2" w:rsidRDefault="008376E2" w:rsidP="008376E2">
      <w:pPr>
        <w:numPr>
          <w:ilvl w:val="0"/>
          <w:numId w:val="77"/>
        </w:numPr>
        <w:contextualSpacing/>
        <w:rPr>
          <w:color w:val="000000"/>
        </w:rPr>
      </w:pPr>
      <w:r w:rsidRPr="008376E2">
        <w:rPr>
          <w:rStyle w:val="Strong"/>
          <w:color w:val="000000"/>
        </w:rPr>
        <w:t>Final thought:</w:t>
      </w:r>
      <w:r w:rsidRPr="008376E2">
        <w:rPr>
          <w:rStyle w:val="apple-converted-space"/>
          <w:color w:val="000000"/>
        </w:rPr>
        <w:t> </w:t>
      </w:r>
      <w:r w:rsidRPr="008376E2">
        <w:rPr>
          <w:color w:val="000000"/>
        </w:rPr>
        <w:t>Nó không còn là môn phụ (optional subject) mà là kỹ năng sinh tồn (survival skill).</w:t>
      </w:r>
    </w:p>
    <w:p w:rsidR="008376E2" w:rsidRPr="008376E2" w:rsidRDefault="00B13C8E" w:rsidP="008376E2">
      <w:pPr>
        <w:contextualSpacing/>
        <w:rPr>
          <w:color w:val="auto"/>
        </w:rPr>
      </w:pPr>
      <w:r>
        <w:rPr>
          <w:noProof/>
        </w:rPr>
        <w:pict>
          <v:rect id="_x0000_i1028" alt="" style="width:468pt;height:.05pt;mso-width-percent:0;mso-height-percent:0;mso-width-percent:0;mso-height-percent:0" o:hralign="center" o:hrstd="t" o:hr="t" fillcolor="#a0a0a0" stroked="f"/>
        </w:pict>
      </w:r>
    </w:p>
    <w:p w:rsidR="008376E2" w:rsidRPr="008376E2" w:rsidRDefault="008376E2" w:rsidP="008376E2">
      <w:pPr>
        <w:pStyle w:val="Heading2"/>
        <w:spacing w:before="0" w:after="0"/>
        <w:contextualSpacing/>
        <w:rPr>
          <w:rFonts w:ascii="Times New Roman" w:hAnsi="Times New Roman" w:cs="Times New Roman"/>
          <w:b/>
          <w:bCs/>
          <w:color w:val="000000"/>
          <w:sz w:val="24"/>
          <w:szCs w:val="24"/>
        </w:rPr>
      </w:pPr>
      <w:r w:rsidRPr="008376E2">
        <w:rPr>
          <w:rFonts w:ascii="Times New Roman" w:hAnsi="Times New Roman" w:cs="Times New Roman"/>
          <w:b/>
          <w:bCs/>
          <w:color w:val="000000"/>
          <w:sz w:val="24"/>
          <w:szCs w:val="24"/>
        </w:rPr>
        <w:lastRenderedPageBreak/>
        <w:t>PHẦN III: BÀI MẪU CHI TIẾT VÀ PHÂN TÍCH</w:t>
      </w:r>
    </w:p>
    <w:p w:rsidR="008376E2" w:rsidRPr="008376E2" w:rsidRDefault="008376E2" w:rsidP="008376E2">
      <w:pPr>
        <w:pStyle w:val="Heading3"/>
        <w:spacing w:before="0" w:after="0"/>
        <w:contextualSpacing/>
        <w:rPr>
          <w:rFonts w:ascii="Times New Roman" w:hAnsi="Times New Roman" w:cs="Times New Roman"/>
          <w:b/>
          <w:bCs/>
          <w:color w:val="000000"/>
          <w:sz w:val="24"/>
          <w:szCs w:val="24"/>
        </w:rPr>
      </w:pPr>
      <w:r w:rsidRPr="008376E2">
        <w:rPr>
          <w:rFonts w:ascii="Times New Roman" w:hAnsi="Times New Roman" w:cs="Times New Roman"/>
          <w:b/>
          <w:bCs/>
          <w:color w:val="000000"/>
          <w:sz w:val="24"/>
          <w:szCs w:val="24"/>
        </w:rPr>
        <w:t>1. Introduction</w:t>
      </w:r>
    </w:p>
    <w:p w:rsidR="008376E2" w:rsidRPr="008376E2" w:rsidRDefault="008376E2" w:rsidP="008376E2">
      <w:pPr>
        <w:pStyle w:val="NormalWeb"/>
        <w:spacing w:before="0" w:beforeAutospacing="0" w:after="0" w:afterAutospacing="0" w:line="360" w:lineRule="auto"/>
        <w:contextualSpacing/>
        <w:jc w:val="both"/>
        <w:rPr>
          <w:color w:val="000000"/>
        </w:rPr>
      </w:pPr>
      <w:r w:rsidRPr="008376E2">
        <w:rPr>
          <w:color w:val="000000"/>
        </w:rPr>
        <w:t>"Traditionally, literacy and numeracy—comprising reading, writing, and mathematics—have been regarded as the cornerstones of formal education. However, in the digital era, I firmly believe that computer proficiency has become equally indispensable. Therefore, I agree that it should be officially recognized as the fourth fundamental pillar of the school curriculum."</w:t>
      </w:r>
    </w:p>
    <w:p w:rsidR="008376E2" w:rsidRPr="008376E2" w:rsidRDefault="008376E2" w:rsidP="008376E2">
      <w:pPr>
        <w:numPr>
          <w:ilvl w:val="0"/>
          <w:numId w:val="78"/>
        </w:numPr>
        <w:contextualSpacing/>
        <w:rPr>
          <w:color w:val="000000"/>
        </w:rPr>
      </w:pPr>
      <w:r w:rsidRPr="008376E2">
        <w:rPr>
          <w:rStyle w:val="Strong"/>
          <w:color w:val="000000"/>
        </w:rPr>
        <w:t>Phân tích:</w:t>
      </w:r>
    </w:p>
    <w:p w:rsidR="008376E2" w:rsidRPr="008376E2" w:rsidRDefault="008376E2" w:rsidP="008376E2">
      <w:pPr>
        <w:numPr>
          <w:ilvl w:val="1"/>
          <w:numId w:val="78"/>
        </w:numPr>
        <w:contextualSpacing/>
        <w:rPr>
          <w:color w:val="000000"/>
        </w:rPr>
      </w:pPr>
      <w:r w:rsidRPr="008376E2">
        <w:rPr>
          <w:rStyle w:val="Strong"/>
          <w:color w:val="000000"/>
        </w:rPr>
        <w:t>Paraphrase:</w:t>
      </w:r>
      <w:r w:rsidRPr="008376E2">
        <w:rPr>
          <w:rStyle w:val="apple-converted-space"/>
          <w:color w:val="000000"/>
        </w:rPr>
        <w:t> </w:t>
      </w:r>
      <w:r w:rsidRPr="008376E2">
        <w:rPr>
          <w:color w:val="000000"/>
        </w:rPr>
        <w:t xml:space="preserve">"Writing, reading and maths" </w:t>
      </w:r>
      <w:r>
        <w:rPr>
          <w:color w:val="000000"/>
        </w:rPr>
        <w:t>-&gt;</w:t>
      </w:r>
      <w:r w:rsidRPr="008376E2">
        <w:rPr>
          <w:color w:val="000000"/>
        </w:rPr>
        <w:t xml:space="preserve"> "Literacy and numeracy".</w:t>
      </w:r>
    </w:p>
    <w:p w:rsidR="008376E2" w:rsidRPr="008376E2" w:rsidRDefault="008376E2" w:rsidP="008376E2">
      <w:pPr>
        <w:numPr>
          <w:ilvl w:val="1"/>
          <w:numId w:val="78"/>
        </w:numPr>
        <w:contextualSpacing/>
        <w:rPr>
          <w:color w:val="000000"/>
        </w:rPr>
      </w:pPr>
      <w:r w:rsidRPr="008376E2">
        <w:rPr>
          <w:rStyle w:val="Strong"/>
          <w:color w:val="000000"/>
        </w:rPr>
        <w:t>Vocab:</w:t>
      </w:r>
      <w:r w:rsidRPr="008376E2">
        <w:rPr>
          <w:rStyle w:val="apple-converted-space"/>
          <w:color w:val="000000"/>
        </w:rPr>
        <w:t> </w:t>
      </w:r>
      <w:r w:rsidRPr="008376E2">
        <w:rPr>
          <w:rStyle w:val="Emphasis"/>
          <w:color w:val="000000"/>
        </w:rPr>
        <w:t>Cornerstones</w:t>
      </w:r>
      <w:r w:rsidRPr="008376E2">
        <w:rPr>
          <w:rStyle w:val="apple-converted-space"/>
          <w:color w:val="000000"/>
        </w:rPr>
        <w:t> </w:t>
      </w:r>
      <w:r w:rsidRPr="008376E2">
        <w:rPr>
          <w:color w:val="000000"/>
        </w:rPr>
        <w:t>(nền tảng/đá tảng),</w:t>
      </w:r>
      <w:r>
        <w:rPr>
          <w:rStyle w:val="apple-converted-space"/>
          <w:color w:val="000000"/>
        </w:rPr>
        <w:t xml:space="preserve"> </w:t>
      </w:r>
      <w:r w:rsidRPr="008376E2">
        <w:rPr>
          <w:rStyle w:val="Emphasis"/>
          <w:color w:val="000000"/>
        </w:rPr>
        <w:t>Indispensable</w:t>
      </w:r>
      <w:r w:rsidRPr="008376E2">
        <w:rPr>
          <w:rStyle w:val="apple-converted-space"/>
          <w:color w:val="000000"/>
        </w:rPr>
        <w:t> </w:t>
      </w:r>
      <w:r w:rsidRPr="008376E2">
        <w:rPr>
          <w:color w:val="000000"/>
        </w:rPr>
        <w:t>(không thể thiếu),</w:t>
      </w:r>
      <w:r w:rsidRPr="008376E2">
        <w:rPr>
          <w:rStyle w:val="apple-converted-space"/>
          <w:color w:val="000000"/>
        </w:rPr>
        <w:t> </w:t>
      </w:r>
      <w:r w:rsidRPr="008376E2">
        <w:rPr>
          <w:rStyle w:val="Emphasis"/>
          <w:color w:val="000000"/>
        </w:rPr>
        <w:t>Proficiency</w:t>
      </w:r>
      <w:r w:rsidRPr="008376E2">
        <w:rPr>
          <w:rStyle w:val="apple-converted-space"/>
          <w:color w:val="000000"/>
        </w:rPr>
        <w:t> </w:t>
      </w:r>
      <w:r w:rsidRPr="008376E2">
        <w:rPr>
          <w:color w:val="000000"/>
        </w:rPr>
        <w:t>(sự thành thạo).</w:t>
      </w:r>
    </w:p>
    <w:p w:rsidR="008376E2" w:rsidRPr="008376E2" w:rsidRDefault="008376E2" w:rsidP="008376E2">
      <w:pPr>
        <w:pStyle w:val="Heading3"/>
        <w:spacing w:before="0" w:after="0"/>
        <w:contextualSpacing/>
        <w:rPr>
          <w:rFonts w:ascii="Times New Roman" w:hAnsi="Times New Roman" w:cs="Times New Roman"/>
          <w:b/>
          <w:bCs/>
          <w:color w:val="000000"/>
          <w:sz w:val="24"/>
          <w:szCs w:val="24"/>
        </w:rPr>
      </w:pPr>
      <w:r w:rsidRPr="008376E2">
        <w:rPr>
          <w:rFonts w:ascii="Times New Roman" w:hAnsi="Times New Roman" w:cs="Times New Roman"/>
          <w:b/>
          <w:bCs/>
          <w:color w:val="000000"/>
          <w:sz w:val="24"/>
          <w:szCs w:val="24"/>
        </w:rPr>
        <w:t>2. Body Paragraph 1: Yếu tố nghề nghiệp (Employability)</w:t>
      </w:r>
    </w:p>
    <w:p w:rsidR="008376E2" w:rsidRPr="008376E2" w:rsidRDefault="008376E2" w:rsidP="008376E2">
      <w:pPr>
        <w:pStyle w:val="NormalWeb"/>
        <w:spacing w:before="0" w:beforeAutospacing="0" w:after="0" w:afterAutospacing="0" w:line="360" w:lineRule="auto"/>
        <w:contextualSpacing/>
        <w:jc w:val="both"/>
        <w:rPr>
          <w:color w:val="000000"/>
        </w:rPr>
      </w:pPr>
      <w:r w:rsidRPr="008376E2">
        <w:rPr>
          <w:color w:val="000000"/>
        </w:rPr>
        <w:t>"The primary rationale for elevating computer skills to a core subject status is their ubiquity in the modern workforce. In today's knowledge-based economy, digital literacy is no longer an optional asset but a prerequisite for employability across virtually all sectors. From basic administrative tasks to complex data analysis, the ability to operate technological devices is essential. Without this competence, job seekers would face significant disadvantages, similar to being illiterate in the past. Consequently, integrating computer science into the core curriculum ensures that future generations are adequately prepared for the demands of the professional world."</w:t>
      </w:r>
    </w:p>
    <w:p w:rsidR="008376E2" w:rsidRPr="008376E2" w:rsidRDefault="008376E2" w:rsidP="008376E2">
      <w:pPr>
        <w:numPr>
          <w:ilvl w:val="0"/>
          <w:numId w:val="79"/>
        </w:numPr>
        <w:contextualSpacing/>
        <w:rPr>
          <w:color w:val="000000"/>
        </w:rPr>
      </w:pPr>
      <w:r w:rsidRPr="008376E2">
        <w:rPr>
          <w:rStyle w:val="Strong"/>
          <w:color w:val="000000"/>
        </w:rPr>
        <w:t>Phân tích:</w:t>
      </w:r>
    </w:p>
    <w:p w:rsidR="008376E2" w:rsidRPr="008376E2" w:rsidRDefault="008376E2" w:rsidP="008376E2">
      <w:pPr>
        <w:numPr>
          <w:ilvl w:val="1"/>
          <w:numId w:val="79"/>
        </w:numPr>
        <w:contextualSpacing/>
        <w:rPr>
          <w:color w:val="000000"/>
        </w:rPr>
      </w:pPr>
      <w:r w:rsidRPr="008376E2">
        <w:rPr>
          <w:rStyle w:val="Strong"/>
          <w:color w:val="000000"/>
        </w:rPr>
        <w:t>Topic Sentence:</w:t>
      </w:r>
      <w:r w:rsidRPr="008376E2">
        <w:rPr>
          <w:rStyle w:val="apple-converted-space"/>
          <w:color w:val="000000"/>
        </w:rPr>
        <w:t> </w:t>
      </w:r>
      <w:r w:rsidRPr="008376E2">
        <w:rPr>
          <w:color w:val="000000"/>
        </w:rPr>
        <w:t>Rõ ràng, tập trung vào "ubiquity in the modern workforce" (sự phổ biến trong lực lượng lao động).</w:t>
      </w:r>
    </w:p>
    <w:p w:rsidR="008376E2" w:rsidRPr="008376E2" w:rsidRDefault="008376E2" w:rsidP="008376E2">
      <w:pPr>
        <w:numPr>
          <w:ilvl w:val="1"/>
          <w:numId w:val="79"/>
        </w:numPr>
        <w:contextualSpacing/>
        <w:rPr>
          <w:color w:val="000000"/>
        </w:rPr>
      </w:pPr>
      <w:r w:rsidRPr="008376E2">
        <w:rPr>
          <w:rStyle w:val="Strong"/>
          <w:color w:val="000000"/>
        </w:rPr>
        <w:t>Cohesion:</w:t>
      </w:r>
      <w:r w:rsidRPr="008376E2">
        <w:rPr>
          <w:rStyle w:val="apple-converted-space"/>
          <w:color w:val="000000"/>
        </w:rPr>
        <w:t> </w:t>
      </w:r>
      <w:r w:rsidRPr="008376E2">
        <w:rPr>
          <w:color w:val="000000"/>
        </w:rPr>
        <w:t>"No longer... but..." (Cấu trúc nhấn mạnh), "Consequently" (Hệ quả).</w:t>
      </w:r>
    </w:p>
    <w:p w:rsidR="008376E2" w:rsidRPr="008376E2" w:rsidRDefault="008376E2" w:rsidP="008376E2">
      <w:pPr>
        <w:numPr>
          <w:ilvl w:val="1"/>
          <w:numId w:val="79"/>
        </w:numPr>
        <w:contextualSpacing/>
        <w:rPr>
          <w:color w:val="000000"/>
        </w:rPr>
      </w:pPr>
      <w:r w:rsidRPr="008376E2">
        <w:rPr>
          <w:rStyle w:val="Strong"/>
          <w:color w:val="000000"/>
        </w:rPr>
        <w:t>Comparison:</w:t>
      </w:r>
      <w:r w:rsidRPr="008376E2">
        <w:rPr>
          <w:rStyle w:val="apple-converted-space"/>
          <w:color w:val="000000"/>
        </w:rPr>
        <w:t> </w:t>
      </w:r>
      <w:r w:rsidRPr="008376E2">
        <w:rPr>
          <w:color w:val="000000"/>
        </w:rPr>
        <w:t xml:space="preserve">So sánh "Without this competence" với "being illiterate in the past" </w:t>
      </w:r>
      <w:r>
        <w:rPr>
          <w:color w:val="000000"/>
        </w:rPr>
        <w:t>-&gt;</w:t>
      </w:r>
      <w:r w:rsidRPr="008376E2">
        <w:rPr>
          <w:color w:val="000000"/>
        </w:rPr>
        <w:t xml:space="preserve"> Làm nổi bật luận điểm "Fourth branch".</w:t>
      </w:r>
    </w:p>
    <w:p w:rsidR="008376E2" w:rsidRPr="008376E2" w:rsidRDefault="008376E2" w:rsidP="008376E2">
      <w:pPr>
        <w:numPr>
          <w:ilvl w:val="1"/>
          <w:numId w:val="79"/>
        </w:numPr>
        <w:contextualSpacing/>
        <w:rPr>
          <w:color w:val="000000"/>
        </w:rPr>
      </w:pPr>
      <w:r w:rsidRPr="008376E2">
        <w:rPr>
          <w:rStyle w:val="Strong"/>
          <w:color w:val="000000"/>
        </w:rPr>
        <w:t>Vocab:</w:t>
      </w:r>
      <w:r w:rsidRPr="008376E2">
        <w:rPr>
          <w:rStyle w:val="apple-converted-space"/>
          <w:color w:val="000000"/>
        </w:rPr>
        <w:t> </w:t>
      </w:r>
      <w:r w:rsidRPr="008376E2">
        <w:rPr>
          <w:rStyle w:val="Emphasis"/>
          <w:color w:val="000000"/>
        </w:rPr>
        <w:t>Prerequisite</w:t>
      </w:r>
      <w:r w:rsidRPr="008376E2">
        <w:rPr>
          <w:rStyle w:val="apple-converted-space"/>
          <w:color w:val="000000"/>
        </w:rPr>
        <w:t> </w:t>
      </w:r>
      <w:r w:rsidRPr="008376E2">
        <w:rPr>
          <w:color w:val="000000"/>
        </w:rPr>
        <w:t>(điều kiện tiên quyết),</w:t>
      </w:r>
      <w:r>
        <w:rPr>
          <w:rStyle w:val="apple-converted-space"/>
          <w:color w:val="000000"/>
        </w:rPr>
        <w:t xml:space="preserve"> </w:t>
      </w:r>
      <w:r w:rsidRPr="008376E2">
        <w:rPr>
          <w:rStyle w:val="Emphasis"/>
          <w:color w:val="000000"/>
        </w:rPr>
        <w:t>Competence</w:t>
      </w:r>
      <w:r w:rsidRPr="008376E2">
        <w:rPr>
          <w:rStyle w:val="apple-converted-space"/>
          <w:color w:val="000000"/>
        </w:rPr>
        <w:t> </w:t>
      </w:r>
      <w:r w:rsidRPr="008376E2">
        <w:rPr>
          <w:color w:val="000000"/>
        </w:rPr>
        <w:t>(năng lực),</w:t>
      </w:r>
      <w:r w:rsidRPr="008376E2">
        <w:rPr>
          <w:rStyle w:val="apple-converted-space"/>
          <w:color w:val="000000"/>
        </w:rPr>
        <w:t> </w:t>
      </w:r>
      <w:r w:rsidRPr="008376E2">
        <w:rPr>
          <w:rStyle w:val="Emphasis"/>
          <w:color w:val="000000"/>
        </w:rPr>
        <w:t>Ubiquity</w:t>
      </w:r>
      <w:r w:rsidRPr="008376E2">
        <w:rPr>
          <w:rStyle w:val="apple-converted-space"/>
          <w:color w:val="000000"/>
        </w:rPr>
        <w:t> </w:t>
      </w:r>
      <w:r w:rsidRPr="008376E2">
        <w:rPr>
          <w:color w:val="000000"/>
        </w:rPr>
        <w:t>(sự có mặt khắp nơi).</w:t>
      </w:r>
    </w:p>
    <w:p w:rsidR="008376E2" w:rsidRPr="008376E2" w:rsidRDefault="008376E2" w:rsidP="008376E2">
      <w:pPr>
        <w:pStyle w:val="Heading3"/>
        <w:spacing w:before="0" w:after="0"/>
        <w:contextualSpacing/>
        <w:rPr>
          <w:rFonts w:ascii="Times New Roman" w:hAnsi="Times New Roman" w:cs="Times New Roman"/>
          <w:b/>
          <w:bCs/>
          <w:color w:val="000000"/>
          <w:sz w:val="24"/>
          <w:szCs w:val="24"/>
        </w:rPr>
      </w:pPr>
      <w:r w:rsidRPr="008376E2">
        <w:rPr>
          <w:rFonts w:ascii="Times New Roman" w:hAnsi="Times New Roman" w:cs="Times New Roman"/>
          <w:b/>
          <w:bCs/>
          <w:color w:val="000000"/>
          <w:sz w:val="24"/>
          <w:szCs w:val="24"/>
        </w:rPr>
        <w:t>3. Body Paragraph 2: Công cụ tiếp cận tri thức (Gateway to Knowledge)</w:t>
      </w:r>
    </w:p>
    <w:p w:rsidR="008376E2" w:rsidRPr="008376E2" w:rsidRDefault="008376E2" w:rsidP="008376E2">
      <w:pPr>
        <w:pStyle w:val="NormalWeb"/>
        <w:spacing w:before="0" w:beforeAutospacing="0" w:after="0" w:afterAutospacing="0" w:line="360" w:lineRule="auto"/>
        <w:contextualSpacing/>
        <w:jc w:val="both"/>
        <w:rPr>
          <w:color w:val="000000"/>
        </w:rPr>
      </w:pPr>
      <w:r w:rsidRPr="008376E2">
        <w:rPr>
          <w:color w:val="000000"/>
        </w:rPr>
        <w:t xml:space="preserve">"Furthermore, mastering computer skills is instrumental in acquiring knowledge in other disciplines, thereby reinforcing its role as a foundational branch of education. Just as reading is the key to unlocking literature, computer proficiency is the gateway to the vast resources available on the internet. Students equipped with strong IT skills can conduct research, access online </w:t>
      </w:r>
      <w:r w:rsidRPr="008376E2">
        <w:rPr>
          <w:color w:val="000000"/>
        </w:rPr>
        <w:lastRenderedPageBreak/>
        <w:t>libraries, and utilize educational software to enhance their understanding of math or science. Conversely, excluding this subject from the main curriculum would deprive students of a vital tool for self-education and lifelong learning, leaving them ill-equipped to navigate an increasingly digitalized society."</w:t>
      </w:r>
    </w:p>
    <w:p w:rsidR="008376E2" w:rsidRPr="008376E2" w:rsidRDefault="008376E2" w:rsidP="008376E2">
      <w:pPr>
        <w:numPr>
          <w:ilvl w:val="0"/>
          <w:numId w:val="80"/>
        </w:numPr>
        <w:contextualSpacing/>
        <w:rPr>
          <w:color w:val="000000"/>
        </w:rPr>
      </w:pPr>
      <w:r w:rsidRPr="008376E2">
        <w:rPr>
          <w:rStyle w:val="Strong"/>
          <w:color w:val="000000"/>
        </w:rPr>
        <w:t>Phân tích:</w:t>
      </w:r>
    </w:p>
    <w:p w:rsidR="008376E2" w:rsidRPr="008376E2" w:rsidRDefault="008376E2" w:rsidP="008376E2">
      <w:pPr>
        <w:numPr>
          <w:ilvl w:val="1"/>
          <w:numId w:val="80"/>
        </w:numPr>
        <w:contextualSpacing/>
        <w:rPr>
          <w:color w:val="000000"/>
        </w:rPr>
      </w:pPr>
      <w:r w:rsidRPr="008376E2">
        <w:rPr>
          <w:rStyle w:val="Strong"/>
          <w:color w:val="000000"/>
        </w:rPr>
        <w:t>Argument:</w:t>
      </w:r>
      <w:r w:rsidRPr="008376E2">
        <w:rPr>
          <w:rStyle w:val="apple-converted-space"/>
          <w:color w:val="000000"/>
        </w:rPr>
        <w:t> </w:t>
      </w:r>
      <w:r w:rsidRPr="008376E2">
        <w:rPr>
          <w:color w:val="000000"/>
        </w:rPr>
        <w:t>Biến máy tính từ một "môn học" thành một "công cụ nền tảng" (foundational branch).</w:t>
      </w:r>
    </w:p>
    <w:p w:rsidR="008376E2" w:rsidRPr="008376E2" w:rsidRDefault="008376E2" w:rsidP="008376E2">
      <w:pPr>
        <w:numPr>
          <w:ilvl w:val="1"/>
          <w:numId w:val="80"/>
        </w:numPr>
        <w:contextualSpacing/>
        <w:rPr>
          <w:color w:val="000000"/>
        </w:rPr>
      </w:pPr>
      <w:r w:rsidRPr="008376E2">
        <w:rPr>
          <w:rStyle w:val="Strong"/>
          <w:color w:val="000000"/>
        </w:rPr>
        <w:t>Analogy (So sánh ẩn dụ):</w:t>
      </w:r>
      <w:r w:rsidRPr="008376E2">
        <w:rPr>
          <w:rStyle w:val="apple-converted-space"/>
          <w:color w:val="000000"/>
        </w:rPr>
        <w:t> </w:t>
      </w:r>
      <w:r w:rsidRPr="008376E2">
        <w:rPr>
          <w:color w:val="000000"/>
        </w:rPr>
        <w:t>So sánh "Reading -&gt; Literature" với "Computer -&gt; Internet resources". Đây là cách lập luận rất thuyết phục.</w:t>
      </w:r>
    </w:p>
    <w:p w:rsidR="008376E2" w:rsidRPr="008376E2" w:rsidRDefault="008376E2" w:rsidP="008376E2">
      <w:pPr>
        <w:numPr>
          <w:ilvl w:val="1"/>
          <w:numId w:val="80"/>
        </w:numPr>
        <w:contextualSpacing/>
        <w:rPr>
          <w:color w:val="000000"/>
        </w:rPr>
      </w:pPr>
      <w:r w:rsidRPr="008376E2">
        <w:rPr>
          <w:rStyle w:val="Strong"/>
          <w:color w:val="000000"/>
        </w:rPr>
        <w:t>Vocab:</w:t>
      </w:r>
      <w:r w:rsidRPr="008376E2">
        <w:rPr>
          <w:rStyle w:val="apple-converted-space"/>
          <w:color w:val="000000"/>
        </w:rPr>
        <w:t> </w:t>
      </w:r>
      <w:r w:rsidRPr="008376E2">
        <w:rPr>
          <w:rStyle w:val="Emphasis"/>
          <w:color w:val="000000"/>
        </w:rPr>
        <w:t>Instrumental in</w:t>
      </w:r>
      <w:r w:rsidRPr="008376E2">
        <w:rPr>
          <w:rStyle w:val="apple-converted-space"/>
          <w:color w:val="000000"/>
        </w:rPr>
        <w:t> </w:t>
      </w:r>
      <w:r w:rsidRPr="008376E2">
        <w:rPr>
          <w:color w:val="000000"/>
        </w:rPr>
        <w:t>(đóng vai trò quan trọng trong),</w:t>
      </w:r>
      <w:r w:rsidRPr="008376E2">
        <w:rPr>
          <w:rStyle w:val="apple-converted-space"/>
          <w:color w:val="000000"/>
        </w:rPr>
        <w:t> </w:t>
      </w:r>
      <w:r w:rsidRPr="008376E2">
        <w:rPr>
          <w:rStyle w:val="Emphasis"/>
          <w:color w:val="000000"/>
        </w:rPr>
        <w:t>Deprive someone of something</w:t>
      </w:r>
      <w:r w:rsidRPr="008376E2">
        <w:rPr>
          <w:rStyle w:val="apple-converted-space"/>
          <w:color w:val="000000"/>
        </w:rPr>
        <w:t> </w:t>
      </w:r>
      <w:r w:rsidRPr="008376E2">
        <w:rPr>
          <w:color w:val="000000"/>
        </w:rPr>
        <w:t>(tước đoạt của ai cái gì),</w:t>
      </w:r>
      <w:r w:rsidRPr="008376E2">
        <w:rPr>
          <w:rStyle w:val="apple-converted-space"/>
          <w:color w:val="000000"/>
        </w:rPr>
        <w:t> </w:t>
      </w:r>
      <w:r w:rsidRPr="008376E2">
        <w:rPr>
          <w:rStyle w:val="Emphasis"/>
          <w:color w:val="000000"/>
        </w:rPr>
        <w:t>Digitalized society</w:t>
      </w:r>
      <w:r w:rsidRPr="008376E2">
        <w:rPr>
          <w:rStyle w:val="apple-converted-space"/>
          <w:color w:val="000000"/>
        </w:rPr>
        <w:t> </w:t>
      </w:r>
      <w:r w:rsidRPr="008376E2">
        <w:rPr>
          <w:color w:val="000000"/>
        </w:rPr>
        <w:t>(xã hội số hóa).</w:t>
      </w:r>
    </w:p>
    <w:p w:rsidR="008376E2" w:rsidRPr="008376E2" w:rsidRDefault="008376E2" w:rsidP="008376E2">
      <w:pPr>
        <w:pStyle w:val="Heading3"/>
        <w:spacing w:before="0" w:after="0"/>
        <w:contextualSpacing/>
        <w:rPr>
          <w:rFonts w:ascii="Times New Roman" w:hAnsi="Times New Roman" w:cs="Times New Roman"/>
          <w:b/>
          <w:bCs/>
          <w:color w:val="000000"/>
          <w:sz w:val="24"/>
          <w:szCs w:val="24"/>
        </w:rPr>
      </w:pPr>
      <w:r w:rsidRPr="008376E2">
        <w:rPr>
          <w:rFonts w:ascii="Times New Roman" w:hAnsi="Times New Roman" w:cs="Times New Roman"/>
          <w:b/>
          <w:bCs/>
          <w:color w:val="000000"/>
          <w:sz w:val="24"/>
          <w:szCs w:val="24"/>
        </w:rPr>
        <w:t>4. Conclusion</w:t>
      </w:r>
    </w:p>
    <w:p w:rsidR="008376E2" w:rsidRPr="008376E2" w:rsidRDefault="008376E2" w:rsidP="008376E2">
      <w:pPr>
        <w:pStyle w:val="NormalWeb"/>
        <w:spacing w:before="0" w:beforeAutospacing="0" w:after="0" w:afterAutospacing="0" w:line="360" w:lineRule="auto"/>
        <w:contextualSpacing/>
        <w:jc w:val="both"/>
        <w:rPr>
          <w:color w:val="000000"/>
        </w:rPr>
      </w:pPr>
      <w:r w:rsidRPr="008376E2">
        <w:rPr>
          <w:color w:val="000000"/>
        </w:rPr>
        <w:t>"In conclusion, I unequivocally support the view that computer skills should be standardized as the fourth essential branch of education alongside reading, writing, and mathematics. As technology continues to permeate every aspect of our lives, treating digital competency as a core subject is not merely a suggestion but an educational imperative."</w:t>
      </w:r>
    </w:p>
    <w:p w:rsidR="008376E2" w:rsidRPr="008376E2" w:rsidRDefault="008376E2" w:rsidP="008376E2">
      <w:pPr>
        <w:numPr>
          <w:ilvl w:val="0"/>
          <w:numId w:val="81"/>
        </w:numPr>
        <w:contextualSpacing/>
        <w:rPr>
          <w:color w:val="000000"/>
        </w:rPr>
      </w:pPr>
      <w:r w:rsidRPr="008376E2">
        <w:rPr>
          <w:rStyle w:val="Strong"/>
          <w:color w:val="000000"/>
        </w:rPr>
        <w:t>Phân tích:</w:t>
      </w:r>
    </w:p>
    <w:p w:rsidR="008376E2" w:rsidRPr="008376E2" w:rsidRDefault="008376E2" w:rsidP="008376E2">
      <w:pPr>
        <w:numPr>
          <w:ilvl w:val="1"/>
          <w:numId w:val="81"/>
        </w:numPr>
        <w:contextualSpacing/>
        <w:rPr>
          <w:color w:val="000000"/>
        </w:rPr>
      </w:pPr>
      <w:r w:rsidRPr="008376E2">
        <w:rPr>
          <w:rStyle w:val="Strong"/>
          <w:color w:val="000000"/>
        </w:rPr>
        <w:t>Strong assertion:</w:t>
      </w:r>
      <w:r w:rsidRPr="008376E2">
        <w:rPr>
          <w:rStyle w:val="apple-converted-space"/>
          <w:color w:val="000000"/>
        </w:rPr>
        <w:t> </w:t>
      </w:r>
      <w:r w:rsidRPr="008376E2">
        <w:rPr>
          <w:color w:val="000000"/>
        </w:rPr>
        <w:t>"Unequivocally support" (Ủng hộ không chút nghi ngờ).</w:t>
      </w:r>
    </w:p>
    <w:p w:rsidR="008376E2" w:rsidRPr="008376E2" w:rsidRDefault="008376E2" w:rsidP="008376E2">
      <w:pPr>
        <w:numPr>
          <w:ilvl w:val="1"/>
          <w:numId w:val="81"/>
        </w:numPr>
        <w:contextualSpacing/>
        <w:rPr>
          <w:color w:val="000000"/>
        </w:rPr>
      </w:pPr>
      <w:r w:rsidRPr="008376E2">
        <w:rPr>
          <w:rStyle w:val="Strong"/>
          <w:color w:val="000000"/>
        </w:rPr>
        <w:t>Final thought:</w:t>
      </w:r>
      <w:r w:rsidRPr="008376E2">
        <w:rPr>
          <w:rStyle w:val="apple-converted-space"/>
          <w:color w:val="000000"/>
        </w:rPr>
        <w:t> </w:t>
      </w:r>
      <w:r w:rsidRPr="008376E2">
        <w:rPr>
          <w:color w:val="000000"/>
        </w:rPr>
        <w:t xml:space="preserve">"Not merely a suggestion but an educational imperative" (Không chỉ là gợi ý mà là mệnh lệnh giáo dục) </w:t>
      </w:r>
      <w:r>
        <w:rPr>
          <w:color w:val="000000"/>
        </w:rPr>
        <w:t>-&gt;</w:t>
      </w:r>
      <w:r w:rsidRPr="008376E2">
        <w:rPr>
          <w:color w:val="000000"/>
        </w:rPr>
        <w:t xml:space="preserve"> Kết thúc mạnh mẽ.</w:t>
      </w:r>
    </w:p>
    <w:p w:rsidR="008376E2" w:rsidRPr="008376E2" w:rsidRDefault="008376E2" w:rsidP="008376E2">
      <w:pPr>
        <w:numPr>
          <w:ilvl w:val="1"/>
          <w:numId w:val="81"/>
        </w:numPr>
        <w:contextualSpacing/>
        <w:rPr>
          <w:color w:val="000000"/>
        </w:rPr>
      </w:pPr>
      <w:r w:rsidRPr="008376E2">
        <w:rPr>
          <w:rStyle w:val="Strong"/>
          <w:color w:val="000000"/>
        </w:rPr>
        <w:t>Vocab:</w:t>
      </w:r>
      <w:r w:rsidRPr="008376E2">
        <w:rPr>
          <w:rStyle w:val="apple-converted-space"/>
          <w:color w:val="000000"/>
        </w:rPr>
        <w:t> </w:t>
      </w:r>
      <w:r w:rsidRPr="008376E2">
        <w:rPr>
          <w:rStyle w:val="Emphasis"/>
          <w:color w:val="000000"/>
        </w:rPr>
        <w:t>Permeate</w:t>
      </w:r>
      <w:r w:rsidRPr="008376E2">
        <w:rPr>
          <w:rStyle w:val="apple-converted-space"/>
          <w:color w:val="000000"/>
        </w:rPr>
        <w:t> </w:t>
      </w:r>
      <w:r w:rsidRPr="008376E2">
        <w:rPr>
          <w:color w:val="000000"/>
        </w:rPr>
        <w:t>(thấm vào/lan tỏa vào),</w:t>
      </w:r>
      <w:r w:rsidRPr="008376E2">
        <w:rPr>
          <w:rStyle w:val="apple-converted-space"/>
          <w:color w:val="000000"/>
        </w:rPr>
        <w:t> </w:t>
      </w:r>
      <w:r w:rsidRPr="008376E2">
        <w:rPr>
          <w:rStyle w:val="Emphasis"/>
          <w:color w:val="000000"/>
        </w:rPr>
        <w:t>Imperative</w:t>
      </w:r>
      <w:r w:rsidRPr="008376E2">
        <w:rPr>
          <w:rStyle w:val="apple-converted-space"/>
          <w:color w:val="000000"/>
        </w:rPr>
        <w:t> </w:t>
      </w:r>
      <w:r w:rsidRPr="008376E2">
        <w:rPr>
          <w:color w:val="000000"/>
        </w:rPr>
        <w:t>(điều cấp bách).</w:t>
      </w:r>
    </w:p>
    <w:p w:rsidR="008376E2" w:rsidRPr="008376E2" w:rsidRDefault="00B13C8E" w:rsidP="008376E2">
      <w:pPr>
        <w:contextualSpacing/>
        <w:rPr>
          <w:color w:val="auto"/>
        </w:rPr>
      </w:pPr>
      <w:r>
        <w:rPr>
          <w:noProof/>
        </w:rPr>
        <w:pict>
          <v:rect id="_x0000_i1027" alt="" style="width:468pt;height:.05pt;mso-width-percent:0;mso-height-percent:0;mso-width-percent:0;mso-height-percent:0" o:hralign="center" o:hrstd="t" o:hr="t" fillcolor="#a0a0a0" stroked="f"/>
        </w:pict>
      </w:r>
    </w:p>
    <w:p w:rsidR="008376E2" w:rsidRPr="008376E2" w:rsidRDefault="008376E2" w:rsidP="008376E2">
      <w:pPr>
        <w:pStyle w:val="Heading2"/>
        <w:spacing w:before="0" w:after="0"/>
        <w:contextualSpacing/>
        <w:rPr>
          <w:rFonts w:ascii="Times New Roman" w:hAnsi="Times New Roman" w:cs="Times New Roman"/>
          <w:b/>
          <w:bCs/>
          <w:color w:val="000000"/>
          <w:sz w:val="24"/>
          <w:szCs w:val="24"/>
        </w:rPr>
      </w:pPr>
      <w:r w:rsidRPr="008376E2">
        <w:rPr>
          <w:rFonts w:ascii="Times New Roman" w:hAnsi="Times New Roman" w:cs="Times New Roman"/>
          <w:b/>
          <w:bCs/>
          <w:color w:val="000000"/>
          <w:sz w:val="24"/>
          <w:szCs w:val="24"/>
        </w:rPr>
        <w:t>PHẦN IV: TỪ VỰNG NÂNG CAO (ADVANCED VOCABULARY)</w:t>
      </w:r>
    </w:p>
    <w:p w:rsidR="008376E2" w:rsidRPr="008376E2" w:rsidRDefault="008376E2" w:rsidP="008376E2">
      <w:pPr>
        <w:pStyle w:val="NormalWeb"/>
        <w:spacing w:before="0" w:beforeAutospacing="0" w:after="0" w:afterAutospacing="0" w:line="360" w:lineRule="auto"/>
        <w:contextualSpacing/>
        <w:jc w:val="both"/>
        <w:rPr>
          <w:color w:val="000000"/>
        </w:rPr>
      </w:pPr>
      <w:r>
        <w:rPr>
          <w:color w:val="000000"/>
        </w:rPr>
        <w:t>Học</w:t>
      </w:r>
      <w:r w:rsidRPr="008376E2">
        <w:rPr>
          <w:color w:val="000000"/>
        </w:rPr>
        <w:t xml:space="preserve"> sinh cần tránh dùng lặp lại các từ đơn giản như "important", "good", "use computers". Hãy áp dụng các nhóm từ sau:</w:t>
      </w:r>
    </w:p>
    <w:p w:rsidR="008376E2" w:rsidRPr="008376E2" w:rsidRDefault="008376E2" w:rsidP="008376E2">
      <w:pPr>
        <w:pStyle w:val="Heading3"/>
        <w:spacing w:before="0" w:after="0"/>
        <w:contextualSpacing/>
        <w:rPr>
          <w:rFonts w:ascii="Times New Roman" w:hAnsi="Times New Roman" w:cs="Times New Roman"/>
          <w:b/>
          <w:bCs/>
          <w:color w:val="000000"/>
          <w:sz w:val="24"/>
          <w:szCs w:val="24"/>
        </w:rPr>
      </w:pPr>
      <w:r w:rsidRPr="008376E2">
        <w:rPr>
          <w:rFonts w:ascii="Times New Roman" w:hAnsi="Times New Roman" w:cs="Times New Roman"/>
          <w:b/>
          <w:bCs/>
          <w:color w:val="000000"/>
          <w:sz w:val="24"/>
          <w:szCs w:val="24"/>
        </w:rPr>
        <w:t>Nhóm 1: Từ vựng về Tầm quan trọng &amp; Cốt lõi (Importance &amp; Core)</w:t>
      </w:r>
    </w:p>
    <w:p w:rsidR="008376E2" w:rsidRPr="008376E2" w:rsidRDefault="008376E2" w:rsidP="008376E2">
      <w:pPr>
        <w:pStyle w:val="NormalWeb"/>
        <w:spacing w:before="0" w:beforeAutospacing="0" w:after="0" w:afterAutospacing="0" w:line="360" w:lineRule="auto"/>
        <w:contextualSpacing/>
        <w:jc w:val="both"/>
        <w:rPr>
          <w:color w:val="000000"/>
        </w:rPr>
      </w:pPr>
      <w:r w:rsidRPr="008376E2">
        <w:rPr>
          <w:rStyle w:val="Emphasis"/>
          <w:rFonts w:eastAsiaTheme="majorEastAsia"/>
          <w:color w:val="000000"/>
        </w:rPr>
        <w:t>Thay thế cho "Important", "Main subject"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475"/>
        <w:gridCol w:w="2176"/>
        <w:gridCol w:w="4699"/>
      </w:tblGrid>
      <w:tr w:rsidR="008376E2" w:rsidRPr="008376E2" w:rsidTr="008376E2">
        <w:trPr>
          <w:tblHeader/>
          <w:tblCellSpacing w:w="15" w:type="dxa"/>
        </w:trPr>
        <w:tc>
          <w:tcPr>
            <w:tcW w:w="0" w:type="auto"/>
            <w:vAlign w:val="center"/>
            <w:hideMark/>
          </w:tcPr>
          <w:p w:rsidR="008376E2" w:rsidRPr="008376E2" w:rsidRDefault="008376E2" w:rsidP="008376E2">
            <w:pPr>
              <w:contextualSpacing/>
              <w:jc w:val="left"/>
              <w:rPr>
                <w:b/>
                <w:bCs/>
                <w:color w:val="auto"/>
              </w:rPr>
            </w:pPr>
            <w:r w:rsidRPr="008376E2">
              <w:rPr>
                <w:b/>
                <w:bCs/>
              </w:rPr>
              <w:t>Từ vựng / Cụm từ</w:t>
            </w:r>
          </w:p>
        </w:tc>
        <w:tc>
          <w:tcPr>
            <w:tcW w:w="0" w:type="auto"/>
            <w:vAlign w:val="center"/>
            <w:hideMark/>
          </w:tcPr>
          <w:p w:rsidR="008376E2" w:rsidRPr="008376E2" w:rsidRDefault="008376E2" w:rsidP="008376E2">
            <w:pPr>
              <w:contextualSpacing/>
              <w:jc w:val="left"/>
              <w:rPr>
                <w:b/>
                <w:bCs/>
              </w:rPr>
            </w:pPr>
            <w:r w:rsidRPr="008376E2">
              <w:rPr>
                <w:b/>
                <w:bCs/>
              </w:rPr>
              <w:t>Nghĩa tiếng Việt</w:t>
            </w:r>
          </w:p>
        </w:tc>
        <w:tc>
          <w:tcPr>
            <w:tcW w:w="0" w:type="auto"/>
            <w:vAlign w:val="center"/>
            <w:hideMark/>
          </w:tcPr>
          <w:p w:rsidR="008376E2" w:rsidRPr="008376E2" w:rsidRDefault="008376E2" w:rsidP="008376E2">
            <w:pPr>
              <w:contextualSpacing/>
              <w:jc w:val="left"/>
              <w:rPr>
                <w:b/>
                <w:bCs/>
              </w:rPr>
            </w:pPr>
            <w:r w:rsidRPr="008376E2">
              <w:rPr>
                <w:b/>
                <w:bCs/>
              </w:rPr>
              <w:t>Ví dụ (Context)</w:t>
            </w:r>
          </w:p>
        </w:tc>
      </w:tr>
      <w:tr w:rsidR="008376E2" w:rsidRPr="008376E2" w:rsidTr="008376E2">
        <w:trPr>
          <w:tblCellSpacing w:w="15" w:type="dxa"/>
        </w:trPr>
        <w:tc>
          <w:tcPr>
            <w:tcW w:w="0" w:type="auto"/>
            <w:vAlign w:val="center"/>
            <w:hideMark/>
          </w:tcPr>
          <w:p w:rsidR="008376E2" w:rsidRPr="008376E2" w:rsidRDefault="008376E2" w:rsidP="008376E2">
            <w:pPr>
              <w:contextualSpacing/>
              <w:jc w:val="left"/>
            </w:pPr>
            <w:r w:rsidRPr="008376E2">
              <w:rPr>
                <w:rStyle w:val="Strong"/>
              </w:rPr>
              <w:t>Indispensable / Imperative</w:t>
            </w:r>
          </w:p>
        </w:tc>
        <w:tc>
          <w:tcPr>
            <w:tcW w:w="0" w:type="auto"/>
            <w:vAlign w:val="center"/>
            <w:hideMark/>
          </w:tcPr>
          <w:p w:rsidR="008376E2" w:rsidRPr="008376E2" w:rsidRDefault="008376E2" w:rsidP="008376E2">
            <w:pPr>
              <w:contextualSpacing/>
              <w:jc w:val="left"/>
            </w:pPr>
            <w:r w:rsidRPr="008376E2">
              <w:t>Không thể thiếu / Cấp bách</w:t>
            </w:r>
          </w:p>
        </w:tc>
        <w:tc>
          <w:tcPr>
            <w:tcW w:w="0" w:type="auto"/>
            <w:vAlign w:val="center"/>
            <w:hideMark/>
          </w:tcPr>
          <w:p w:rsidR="008376E2" w:rsidRPr="008376E2" w:rsidRDefault="008376E2" w:rsidP="008376E2">
            <w:pPr>
              <w:contextualSpacing/>
              <w:jc w:val="left"/>
            </w:pPr>
            <w:r w:rsidRPr="008376E2">
              <w:t>Computer skills are</w:t>
            </w:r>
            <w:r w:rsidRPr="008376E2">
              <w:rPr>
                <w:rStyle w:val="apple-converted-space"/>
              </w:rPr>
              <w:t> </w:t>
            </w:r>
            <w:r w:rsidRPr="008376E2">
              <w:rPr>
                <w:rStyle w:val="Strong"/>
              </w:rPr>
              <w:t>indispensable</w:t>
            </w:r>
            <w:r w:rsidRPr="008376E2">
              <w:rPr>
                <w:rStyle w:val="apple-converted-space"/>
              </w:rPr>
              <w:t> </w:t>
            </w:r>
            <w:r w:rsidRPr="008376E2">
              <w:t>in the modern era.</w:t>
            </w:r>
          </w:p>
        </w:tc>
      </w:tr>
      <w:tr w:rsidR="008376E2" w:rsidRPr="008376E2" w:rsidTr="008376E2">
        <w:trPr>
          <w:tblCellSpacing w:w="15" w:type="dxa"/>
        </w:trPr>
        <w:tc>
          <w:tcPr>
            <w:tcW w:w="0" w:type="auto"/>
            <w:vAlign w:val="center"/>
            <w:hideMark/>
          </w:tcPr>
          <w:p w:rsidR="008376E2" w:rsidRPr="008376E2" w:rsidRDefault="008376E2" w:rsidP="008376E2">
            <w:pPr>
              <w:contextualSpacing/>
              <w:jc w:val="left"/>
            </w:pPr>
            <w:r w:rsidRPr="008376E2">
              <w:rPr>
                <w:rStyle w:val="Strong"/>
              </w:rPr>
              <w:lastRenderedPageBreak/>
              <w:t>Cornerstone / Pillar</w:t>
            </w:r>
          </w:p>
        </w:tc>
        <w:tc>
          <w:tcPr>
            <w:tcW w:w="0" w:type="auto"/>
            <w:vAlign w:val="center"/>
            <w:hideMark/>
          </w:tcPr>
          <w:p w:rsidR="008376E2" w:rsidRPr="008376E2" w:rsidRDefault="008376E2" w:rsidP="008376E2">
            <w:pPr>
              <w:contextualSpacing/>
              <w:jc w:val="left"/>
            </w:pPr>
            <w:r w:rsidRPr="008376E2">
              <w:t>Nền tảng / Cột trụ</w:t>
            </w:r>
          </w:p>
        </w:tc>
        <w:tc>
          <w:tcPr>
            <w:tcW w:w="0" w:type="auto"/>
            <w:vAlign w:val="center"/>
            <w:hideMark/>
          </w:tcPr>
          <w:p w:rsidR="008376E2" w:rsidRPr="008376E2" w:rsidRDefault="008376E2" w:rsidP="008376E2">
            <w:pPr>
              <w:contextualSpacing/>
              <w:jc w:val="left"/>
            </w:pPr>
            <w:r w:rsidRPr="008376E2">
              <w:t>Maths is a</w:t>
            </w:r>
            <w:r w:rsidRPr="008376E2">
              <w:rPr>
                <w:rStyle w:val="apple-converted-space"/>
              </w:rPr>
              <w:t> </w:t>
            </w:r>
            <w:r w:rsidRPr="008376E2">
              <w:rPr>
                <w:rStyle w:val="Strong"/>
              </w:rPr>
              <w:t>cornerstone</w:t>
            </w:r>
            <w:r w:rsidRPr="008376E2">
              <w:rPr>
                <w:rStyle w:val="apple-converted-space"/>
              </w:rPr>
              <w:t> </w:t>
            </w:r>
            <w:r w:rsidRPr="008376E2">
              <w:t>of science education.</w:t>
            </w:r>
          </w:p>
        </w:tc>
      </w:tr>
      <w:tr w:rsidR="008376E2" w:rsidRPr="008376E2" w:rsidTr="008376E2">
        <w:trPr>
          <w:tblCellSpacing w:w="15" w:type="dxa"/>
        </w:trPr>
        <w:tc>
          <w:tcPr>
            <w:tcW w:w="0" w:type="auto"/>
            <w:vAlign w:val="center"/>
            <w:hideMark/>
          </w:tcPr>
          <w:p w:rsidR="008376E2" w:rsidRPr="008376E2" w:rsidRDefault="008376E2" w:rsidP="008376E2">
            <w:pPr>
              <w:contextualSpacing/>
              <w:jc w:val="left"/>
            </w:pPr>
            <w:r w:rsidRPr="008376E2">
              <w:rPr>
                <w:rStyle w:val="Strong"/>
              </w:rPr>
              <w:t>Prerequisite</w:t>
            </w:r>
          </w:p>
        </w:tc>
        <w:tc>
          <w:tcPr>
            <w:tcW w:w="0" w:type="auto"/>
            <w:vAlign w:val="center"/>
            <w:hideMark/>
          </w:tcPr>
          <w:p w:rsidR="008376E2" w:rsidRPr="008376E2" w:rsidRDefault="008376E2" w:rsidP="008376E2">
            <w:pPr>
              <w:contextualSpacing/>
              <w:jc w:val="left"/>
            </w:pPr>
            <w:r w:rsidRPr="008376E2">
              <w:t>Điều kiện tiên quyết</w:t>
            </w:r>
          </w:p>
        </w:tc>
        <w:tc>
          <w:tcPr>
            <w:tcW w:w="0" w:type="auto"/>
            <w:vAlign w:val="center"/>
            <w:hideMark/>
          </w:tcPr>
          <w:p w:rsidR="008376E2" w:rsidRPr="008376E2" w:rsidRDefault="008376E2" w:rsidP="008376E2">
            <w:pPr>
              <w:contextualSpacing/>
              <w:jc w:val="left"/>
            </w:pPr>
            <w:r w:rsidRPr="008376E2">
              <w:t>IT skills are a</w:t>
            </w:r>
            <w:r w:rsidRPr="008376E2">
              <w:rPr>
                <w:rStyle w:val="apple-converted-space"/>
              </w:rPr>
              <w:t> </w:t>
            </w:r>
            <w:r w:rsidRPr="008376E2">
              <w:rPr>
                <w:rStyle w:val="Strong"/>
              </w:rPr>
              <w:t>prerequisite</w:t>
            </w:r>
            <w:r w:rsidRPr="008376E2">
              <w:rPr>
                <w:rStyle w:val="apple-converted-space"/>
              </w:rPr>
              <w:t> </w:t>
            </w:r>
            <w:r w:rsidRPr="008376E2">
              <w:t>for most jobs.</w:t>
            </w:r>
          </w:p>
        </w:tc>
      </w:tr>
      <w:tr w:rsidR="008376E2" w:rsidRPr="008376E2" w:rsidTr="008376E2">
        <w:trPr>
          <w:tblCellSpacing w:w="15" w:type="dxa"/>
        </w:trPr>
        <w:tc>
          <w:tcPr>
            <w:tcW w:w="0" w:type="auto"/>
            <w:vAlign w:val="center"/>
            <w:hideMark/>
          </w:tcPr>
          <w:p w:rsidR="008376E2" w:rsidRPr="008376E2" w:rsidRDefault="008376E2" w:rsidP="008376E2">
            <w:pPr>
              <w:contextualSpacing/>
              <w:jc w:val="left"/>
            </w:pPr>
            <w:r w:rsidRPr="008376E2">
              <w:rPr>
                <w:rStyle w:val="Strong"/>
              </w:rPr>
              <w:t>Fundamental branch</w:t>
            </w:r>
          </w:p>
        </w:tc>
        <w:tc>
          <w:tcPr>
            <w:tcW w:w="0" w:type="auto"/>
            <w:vAlign w:val="center"/>
            <w:hideMark/>
          </w:tcPr>
          <w:p w:rsidR="008376E2" w:rsidRPr="008376E2" w:rsidRDefault="008376E2" w:rsidP="008376E2">
            <w:pPr>
              <w:contextualSpacing/>
              <w:jc w:val="left"/>
            </w:pPr>
            <w:r w:rsidRPr="008376E2">
              <w:t>Nhánh cơ bản/cốt lõi</w:t>
            </w:r>
          </w:p>
        </w:tc>
        <w:tc>
          <w:tcPr>
            <w:tcW w:w="0" w:type="auto"/>
            <w:vAlign w:val="center"/>
            <w:hideMark/>
          </w:tcPr>
          <w:p w:rsidR="008376E2" w:rsidRPr="008376E2" w:rsidRDefault="008376E2" w:rsidP="008376E2">
            <w:pPr>
              <w:contextualSpacing/>
              <w:jc w:val="left"/>
            </w:pPr>
            <w:r w:rsidRPr="008376E2">
              <w:t>It should be treated as a</w:t>
            </w:r>
            <w:r w:rsidRPr="008376E2">
              <w:rPr>
                <w:rStyle w:val="apple-converted-space"/>
              </w:rPr>
              <w:t> </w:t>
            </w:r>
            <w:r w:rsidRPr="008376E2">
              <w:rPr>
                <w:rStyle w:val="Strong"/>
              </w:rPr>
              <w:t>fundamental branch</w:t>
            </w:r>
            <w:r w:rsidRPr="008376E2">
              <w:rPr>
                <w:rStyle w:val="apple-converted-space"/>
              </w:rPr>
              <w:t> </w:t>
            </w:r>
            <w:r w:rsidRPr="008376E2">
              <w:t>of learning.</w:t>
            </w:r>
          </w:p>
        </w:tc>
      </w:tr>
      <w:tr w:rsidR="008376E2" w:rsidRPr="008376E2" w:rsidTr="008376E2">
        <w:trPr>
          <w:tblCellSpacing w:w="15" w:type="dxa"/>
        </w:trPr>
        <w:tc>
          <w:tcPr>
            <w:tcW w:w="0" w:type="auto"/>
            <w:vAlign w:val="center"/>
            <w:hideMark/>
          </w:tcPr>
          <w:p w:rsidR="008376E2" w:rsidRPr="008376E2" w:rsidRDefault="008376E2" w:rsidP="008376E2">
            <w:pPr>
              <w:contextualSpacing/>
              <w:jc w:val="left"/>
            </w:pPr>
            <w:r w:rsidRPr="008376E2">
              <w:rPr>
                <w:rStyle w:val="Strong"/>
              </w:rPr>
              <w:t>Core curriculum</w:t>
            </w:r>
          </w:p>
        </w:tc>
        <w:tc>
          <w:tcPr>
            <w:tcW w:w="0" w:type="auto"/>
            <w:vAlign w:val="center"/>
            <w:hideMark/>
          </w:tcPr>
          <w:p w:rsidR="008376E2" w:rsidRPr="008376E2" w:rsidRDefault="008376E2" w:rsidP="008376E2">
            <w:pPr>
              <w:contextualSpacing/>
              <w:jc w:val="left"/>
            </w:pPr>
            <w:r w:rsidRPr="008376E2">
              <w:t>Chương trình học cốt lõi</w:t>
            </w:r>
          </w:p>
        </w:tc>
        <w:tc>
          <w:tcPr>
            <w:tcW w:w="0" w:type="auto"/>
            <w:vAlign w:val="center"/>
            <w:hideMark/>
          </w:tcPr>
          <w:p w:rsidR="008376E2" w:rsidRPr="008376E2" w:rsidRDefault="008376E2" w:rsidP="008376E2">
            <w:pPr>
              <w:contextualSpacing/>
              <w:jc w:val="left"/>
            </w:pPr>
            <w:r w:rsidRPr="008376E2">
              <w:t>Coding should be added to the</w:t>
            </w:r>
            <w:r w:rsidRPr="008376E2">
              <w:rPr>
                <w:rStyle w:val="apple-converted-space"/>
              </w:rPr>
              <w:t> </w:t>
            </w:r>
            <w:r w:rsidRPr="008376E2">
              <w:rPr>
                <w:rStyle w:val="Strong"/>
              </w:rPr>
              <w:t>core curriculum</w:t>
            </w:r>
            <w:r w:rsidRPr="008376E2">
              <w:t>.</w:t>
            </w:r>
          </w:p>
        </w:tc>
      </w:tr>
    </w:tbl>
    <w:p w:rsidR="008376E2" w:rsidRDefault="008376E2" w:rsidP="008376E2">
      <w:pPr>
        <w:pStyle w:val="Heading3"/>
        <w:spacing w:before="0" w:after="0"/>
        <w:contextualSpacing/>
        <w:rPr>
          <w:rFonts w:ascii="Times New Roman" w:hAnsi="Times New Roman" w:cs="Times New Roman"/>
          <w:color w:val="000000"/>
          <w:sz w:val="24"/>
          <w:szCs w:val="24"/>
        </w:rPr>
      </w:pPr>
    </w:p>
    <w:p w:rsidR="008376E2" w:rsidRPr="008376E2" w:rsidRDefault="008376E2" w:rsidP="008376E2">
      <w:pPr>
        <w:pStyle w:val="Heading3"/>
        <w:spacing w:before="0" w:after="0"/>
        <w:contextualSpacing/>
        <w:rPr>
          <w:rFonts w:ascii="Times New Roman" w:hAnsi="Times New Roman" w:cs="Times New Roman"/>
          <w:b/>
          <w:bCs/>
          <w:color w:val="000000"/>
          <w:sz w:val="24"/>
          <w:szCs w:val="24"/>
        </w:rPr>
      </w:pPr>
      <w:r w:rsidRPr="008376E2">
        <w:rPr>
          <w:rFonts w:ascii="Times New Roman" w:hAnsi="Times New Roman" w:cs="Times New Roman"/>
          <w:b/>
          <w:bCs/>
          <w:color w:val="000000"/>
          <w:sz w:val="24"/>
          <w:szCs w:val="24"/>
        </w:rPr>
        <w:t>Nhóm 2: Từ vựng về Công nghệ &amp; Kỹ năng (Tech &amp; Skills)</w:t>
      </w:r>
    </w:p>
    <w:p w:rsidR="008376E2" w:rsidRPr="008376E2" w:rsidRDefault="008376E2" w:rsidP="008376E2">
      <w:pPr>
        <w:pStyle w:val="NormalWeb"/>
        <w:spacing w:before="0" w:beforeAutospacing="0" w:after="0" w:afterAutospacing="0" w:line="360" w:lineRule="auto"/>
        <w:contextualSpacing/>
        <w:jc w:val="both"/>
        <w:rPr>
          <w:color w:val="000000"/>
        </w:rPr>
      </w:pPr>
      <w:r w:rsidRPr="008376E2">
        <w:rPr>
          <w:rStyle w:val="Emphasis"/>
          <w:rFonts w:eastAsiaTheme="majorEastAsia"/>
          <w:color w:val="000000"/>
        </w:rPr>
        <w:t>Thay thế cho "Computer skills", "Using computers"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909"/>
        <w:gridCol w:w="1845"/>
        <w:gridCol w:w="4596"/>
      </w:tblGrid>
      <w:tr w:rsidR="008376E2" w:rsidRPr="008376E2" w:rsidTr="008376E2">
        <w:trPr>
          <w:tblHeader/>
          <w:tblCellSpacing w:w="15" w:type="dxa"/>
        </w:trPr>
        <w:tc>
          <w:tcPr>
            <w:tcW w:w="0" w:type="auto"/>
            <w:vAlign w:val="center"/>
            <w:hideMark/>
          </w:tcPr>
          <w:p w:rsidR="008376E2" w:rsidRPr="008376E2" w:rsidRDefault="008376E2" w:rsidP="008376E2">
            <w:pPr>
              <w:contextualSpacing/>
              <w:jc w:val="left"/>
              <w:rPr>
                <w:b/>
                <w:bCs/>
                <w:color w:val="auto"/>
              </w:rPr>
            </w:pPr>
            <w:r w:rsidRPr="008376E2">
              <w:rPr>
                <w:b/>
                <w:bCs/>
              </w:rPr>
              <w:t>Từ vựng / Cụm từ</w:t>
            </w:r>
          </w:p>
        </w:tc>
        <w:tc>
          <w:tcPr>
            <w:tcW w:w="0" w:type="auto"/>
            <w:vAlign w:val="center"/>
            <w:hideMark/>
          </w:tcPr>
          <w:p w:rsidR="008376E2" w:rsidRPr="008376E2" w:rsidRDefault="008376E2" w:rsidP="008376E2">
            <w:pPr>
              <w:contextualSpacing/>
              <w:jc w:val="left"/>
              <w:rPr>
                <w:b/>
                <w:bCs/>
              </w:rPr>
            </w:pPr>
            <w:r w:rsidRPr="008376E2">
              <w:rPr>
                <w:b/>
                <w:bCs/>
              </w:rPr>
              <w:t>Nghĩa tiếng Việt</w:t>
            </w:r>
          </w:p>
        </w:tc>
        <w:tc>
          <w:tcPr>
            <w:tcW w:w="0" w:type="auto"/>
            <w:vAlign w:val="center"/>
            <w:hideMark/>
          </w:tcPr>
          <w:p w:rsidR="008376E2" w:rsidRPr="008376E2" w:rsidRDefault="008376E2" w:rsidP="008376E2">
            <w:pPr>
              <w:contextualSpacing/>
              <w:jc w:val="left"/>
              <w:rPr>
                <w:b/>
                <w:bCs/>
              </w:rPr>
            </w:pPr>
            <w:r w:rsidRPr="008376E2">
              <w:rPr>
                <w:b/>
                <w:bCs/>
              </w:rPr>
              <w:t>Ví dụ (Context)</w:t>
            </w:r>
          </w:p>
        </w:tc>
      </w:tr>
      <w:tr w:rsidR="008376E2" w:rsidRPr="008376E2" w:rsidTr="008376E2">
        <w:trPr>
          <w:tblCellSpacing w:w="15" w:type="dxa"/>
        </w:trPr>
        <w:tc>
          <w:tcPr>
            <w:tcW w:w="0" w:type="auto"/>
            <w:vAlign w:val="center"/>
            <w:hideMark/>
          </w:tcPr>
          <w:p w:rsidR="008376E2" w:rsidRPr="008376E2" w:rsidRDefault="008376E2" w:rsidP="008376E2">
            <w:pPr>
              <w:contextualSpacing/>
              <w:jc w:val="left"/>
            </w:pPr>
            <w:r w:rsidRPr="008376E2">
              <w:rPr>
                <w:rStyle w:val="Strong"/>
              </w:rPr>
              <w:t>Digital literacy</w:t>
            </w:r>
          </w:p>
        </w:tc>
        <w:tc>
          <w:tcPr>
            <w:tcW w:w="0" w:type="auto"/>
            <w:vAlign w:val="center"/>
            <w:hideMark/>
          </w:tcPr>
          <w:p w:rsidR="008376E2" w:rsidRPr="008376E2" w:rsidRDefault="008376E2" w:rsidP="008376E2">
            <w:pPr>
              <w:contextualSpacing/>
              <w:jc w:val="left"/>
            </w:pPr>
            <w:r w:rsidRPr="008376E2">
              <w:t>Sự hiểu biết về kỹ thuật số</w:t>
            </w:r>
          </w:p>
        </w:tc>
        <w:tc>
          <w:tcPr>
            <w:tcW w:w="0" w:type="auto"/>
            <w:vAlign w:val="center"/>
            <w:hideMark/>
          </w:tcPr>
          <w:p w:rsidR="008376E2" w:rsidRPr="008376E2" w:rsidRDefault="008376E2" w:rsidP="008376E2">
            <w:pPr>
              <w:contextualSpacing/>
              <w:jc w:val="left"/>
            </w:pPr>
            <w:r w:rsidRPr="008376E2">
              <w:rPr>
                <w:rStyle w:val="Strong"/>
              </w:rPr>
              <w:t>Digital literacy</w:t>
            </w:r>
            <w:r w:rsidRPr="008376E2">
              <w:rPr>
                <w:rStyle w:val="apple-converted-space"/>
              </w:rPr>
              <w:t> </w:t>
            </w:r>
            <w:r w:rsidRPr="008376E2">
              <w:t>is as important as reading.</w:t>
            </w:r>
          </w:p>
        </w:tc>
      </w:tr>
      <w:tr w:rsidR="008376E2" w:rsidRPr="008376E2" w:rsidTr="008376E2">
        <w:trPr>
          <w:tblCellSpacing w:w="15" w:type="dxa"/>
        </w:trPr>
        <w:tc>
          <w:tcPr>
            <w:tcW w:w="0" w:type="auto"/>
            <w:vAlign w:val="center"/>
            <w:hideMark/>
          </w:tcPr>
          <w:p w:rsidR="008376E2" w:rsidRPr="008376E2" w:rsidRDefault="008376E2" w:rsidP="008376E2">
            <w:pPr>
              <w:contextualSpacing/>
              <w:jc w:val="left"/>
            </w:pPr>
            <w:r w:rsidRPr="008376E2">
              <w:rPr>
                <w:rStyle w:val="Strong"/>
              </w:rPr>
              <w:t>Computer proficiency / Competency</w:t>
            </w:r>
          </w:p>
        </w:tc>
        <w:tc>
          <w:tcPr>
            <w:tcW w:w="0" w:type="auto"/>
            <w:vAlign w:val="center"/>
            <w:hideMark/>
          </w:tcPr>
          <w:p w:rsidR="008376E2" w:rsidRPr="008376E2" w:rsidRDefault="008376E2" w:rsidP="008376E2">
            <w:pPr>
              <w:contextualSpacing/>
              <w:jc w:val="left"/>
            </w:pPr>
            <w:r w:rsidRPr="008376E2">
              <w:t>Sự thành thạo máy tính</w:t>
            </w:r>
          </w:p>
        </w:tc>
        <w:tc>
          <w:tcPr>
            <w:tcW w:w="0" w:type="auto"/>
            <w:vAlign w:val="center"/>
            <w:hideMark/>
          </w:tcPr>
          <w:p w:rsidR="008376E2" w:rsidRPr="008376E2" w:rsidRDefault="008376E2" w:rsidP="008376E2">
            <w:pPr>
              <w:contextualSpacing/>
              <w:jc w:val="left"/>
            </w:pPr>
            <w:r w:rsidRPr="008376E2">
              <w:t>Students need to demonstrate</w:t>
            </w:r>
            <w:r w:rsidRPr="008376E2">
              <w:rPr>
                <w:rStyle w:val="apple-converted-space"/>
              </w:rPr>
              <w:t> </w:t>
            </w:r>
            <w:r w:rsidRPr="008376E2">
              <w:rPr>
                <w:rStyle w:val="Strong"/>
              </w:rPr>
              <w:t>computer proficiency</w:t>
            </w:r>
            <w:r w:rsidRPr="008376E2">
              <w:t>.</w:t>
            </w:r>
          </w:p>
        </w:tc>
      </w:tr>
      <w:tr w:rsidR="008376E2" w:rsidRPr="008376E2" w:rsidTr="008376E2">
        <w:trPr>
          <w:tblCellSpacing w:w="15" w:type="dxa"/>
        </w:trPr>
        <w:tc>
          <w:tcPr>
            <w:tcW w:w="0" w:type="auto"/>
            <w:vAlign w:val="center"/>
            <w:hideMark/>
          </w:tcPr>
          <w:p w:rsidR="008376E2" w:rsidRPr="008376E2" w:rsidRDefault="008376E2" w:rsidP="008376E2">
            <w:pPr>
              <w:contextualSpacing/>
              <w:jc w:val="left"/>
            </w:pPr>
            <w:r w:rsidRPr="008376E2">
              <w:rPr>
                <w:rStyle w:val="Strong"/>
              </w:rPr>
              <w:t>Technological savvy</w:t>
            </w:r>
          </w:p>
        </w:tc>
        <w:tc>
          <w:tcPr>
            <w:tcW w:w="0" w:type="auto"/>
            <w:vAlign w:val="center"/>
            <w:hideMark/>
          </w:tcPr>
          <w:p w:rsidR="008376E2" w:rsidRPr="008376E2" w:rsidRDefault="008376E2" w:rsidP="008376E2">
            <w:pPr>
              <w:contextualSpacing/>
              <w:jc w:val="left"/>
            </w:pPr>
            <w:r w:rsidRPr="008376E2">
              <w:t>Sự am hiểu công nghệ</w:t>
            </w:r>
          </w:p>
        </w:tc>
        <w:tc>
          <w:tcPr>
            <w:tcW w:w="0" w:type="auto"/>
            <w:vAlign w:val="center"/>
            <w:hideMark/>
          </w:tcPr>
          <w:p w:rsidR="008376E2" w:rsidRPr="008376E2" w:rsidRDefault="008376E2" w:rsidP="008376E2">
            <w:pPr>
              <w:contextualSpacing/>
              <w:jc w:val="left"/>
            </w:pPr>
            <w:r w:rsidRPr="008376E2">
              <w:t>The younger generation is generally</w:t>
            </w:r>
            <w:r w:rsidRPr="008376E2">
              <w:rPr>
                <w:rStyle w:val="apple-converted-space"/>
              </w:rPr>
              <w:t> </w:t>
            </w:r>
            <w:r w:rsidRPr="008376E2">
              <w:rPr>
                <w:rStyle w:val="Strong"/>
              </w:rPr>
              <w:t>technologically savvy</w:t>
            </w:r>
            <w:r w:rsidRPr="008376E2">
              <w:t>.</w:t>
            </w:r>
          </w:p>
        </w:tc>
      </w:tr>
      <w:tr w:rsidR="008376E2" w:rsidRPr="008376E2" w:rsidTr="008376E2">
        <w:trPr>
          <w:tblCellSpacing w:w="15" w:type="dxa"/>
        </w:trPr>
        <w:tc>
          <w:tcPr>
            <w:tcW w:w="0" w:type="auto"/>
            <w:vAlign w:val="center"/>
            <w:hideMark/>
          </w:tcPr>
          <w:p w:rsidR="008376E2" w:rsidRPr="008376E2" w:rsidRDefault="008376E2" w:rsidP="008376E2">
            <w:pPr>
              <w:contextualSpacing/>
              <w:jc w:val="left"/>
            </w:pPr>
            <w:r w:rsidRPr="008376E2">
              <w:rPr>
                <w:rStyle w:val="Strong"/>
              </w:rPr>
              <w:t>Digitalized society</w:t>
            </w:r>
          </w:p>
        </w:tc>
        <w:tc>
          <w:tcPr>
            <w:tcW w:w="0" w:type="auto"/>
            <w:vAlign w:val="center"/>
            <w:hideMark/>
          </w:tcPr>
          <w:p w:rsidR="008376E2" w:rsidRPr="008376E2" w:rsidRDefault="008376E2" w:rsidP="008376E2">
            <w:pPr>
              <w:contextualSpacing/>
              <w:jc w:val="left"/>
            </w:pPr>
            <w:r w:rsidRPr="008376E2">
              <w:t>Xã hội số hóa</w:t>
            </w:r>
          </w:p>
        </w:tc>
        <w:tc>
          <w:tcPr>
            <w:tcW w:w="0" w:type="auto"/>
            <w:vAlign w:val="center"/>
            <w:hideMark/>
          </w:tcPr>
          <w:p w:rsidR="008376E2" w:rsidRPr="008376E2" w:rsidRDefault="008376E2" w:rsidP="008376E2">
            <w:pPr>
              <w:contextualSpacing/>
              <w:jc w:val="left"/>
            </w:pPr>
            <w:r w:rsidRPr="008376E2">
              <w:t>We are living in a fully</w:t>
            </w:r>
            <w:r w:rsidRPr="008376E2">
              <w:rPr>
                <w:rStyle w:val="apple-converted-space"/>
              </w:rPr>
              <w:t> </w:t>
            </w:r>
            <w:r w:rsidRPr="008376E2">
              <w:rPr>
                <w:rStyle w:val="Strong"/>
              </w:rPr>
              <w:t>digitalized society</w:t>
            </w:r>
            <w:r w:rsidRPr="008376E2">
              <w:t>.</w:t>
            </w:r>
          </w:p>
        </w:tc>
      </w:tr>
      <w:tr w:rsidR="008376E2" w:rsidRPr="008376E2" w:rsidTr="008376E2">
        <w:trPr>
          <w:tblCellSpacing w:w="15" w:type="dxa"/>
        </w:trPr>
        <w:tc>
          <w:tcPr>
            <w:tcW w:w="0" w:type="auto"/>
            <w:vAlign w:val="center"/>
            <w:hideMark/>
          </w:tcPr>
          <w:p w:rsidR="008376E2" w:rsidRPr="008376E2" w:rsidRDefault="008376E2" w:rsidP="008376E2">
            <w:pPr>
              <w:contextualSpacing/>
              <w:jc w:val="left"/>
            </w:pPr>
            <w:r w:rsidRPr="008376E2">
              <w:rPr>
                <w:rStyle w:val="Strong"/>
              </w:rPr>
              <w:t>Navigate the digital world</w:t>
            </w:r>
          </w:p>
        </w:tc>
        <w:tc>
          <w:tcPr>
            <w:tcW w:w="0" w:type="auto"/>
            <w:vAlign w:val="center"/>
            <w:hideMark/>
          </w:tcPr>
          <w:p w:rsidR="008376E2" w:rsidRPr="008376E2" w:rsidRDefault="008376E2" w:rsidP="008376E2">
            <w:pPr>
              <w:contextualSpacing/>
              <w:jc w:val="left"/>
            </w:pPr>
            <w:r w:rsidRPr="008376E2">
              <w:t>Xoay sở trong thế giới số</w:t>
            </w:r>
          </w:p>
        </w:tc>
        <w:tc>
          <w:tcPr>
            <w:tcW w:w="0" w:type="auto"/>
            <w:vAlign w:val="center"/>
            <w:hideMark/>
          </w:tcPr>
          <w:p w:rsidR="008376E2" w:rsidRPr="008376E2" w:rsidRDefault="008376E2" w:rsidP="008376E2">
            <w:pPr>
              <w:contextualSpacing/>
              <w:jc w:val="left"/>
            </w:pPr>
            <w:r w:rsidRPr="008376E2">
              <w:t>Schools must teach kids how to</w:t>
            </w:r>
            <w:r w:rsidRPr="008376E2">
              <w:rPr>
                <w:rStyle w:val="apple-converted-space"/>
              </w:rPr>
              <w:t> </w:t>
            </w:r>
            <w:r w:rsidRPr="008376E2">
              <w:rPr>
                <w:rStyle w:val="Strong"/>
              </w:rPr>
              <w:t>navigate the digital world</w:t>
            </w:r>
            <w:r w:rsidRPr="008376E2">
              <w:t>.</w:t>
            </w:r>
          </w:p>
        </w:tc>
      </w:tr>
    </w:tbl>
    <w:p w:rsidR="008376E2" w:rsidRDefault="008376E2" w:rsidP="008376E2">
      <w:pPr>
        <w:pStyle w:val="Heading3"/>
        <w:spacing w:before="0" w:after="0"/>
        <w:contextualSpacing/>
        <w:rPr>
          <w:rFonts w:ascii="Times New Roman" w:hAnsi="Times New Roman" w:cs="Times New Roman"/>
          <w:color w:val="000000"/>
          <w:sz w:val="24"/>
          <w:szCs w:val="24"/>
        </w:rPr>
      </w:pPr>
    </w:p>
    <w:p w:rsidR="008376E2" w:rsidRPr="008376E2" w:rsidRDefault="008376E2" w:rsidP="008376E2">
      <w:pPr>
        <w:pStyle w:val="Heading3"/>
        <w:spacing w:before="0" w:after="0"/>
        <w:contextualSpacing/>
        <w:rPr>
          <w:rFonts w:ascii="Times New Roman" w:hAnsi="Times New Roman" w:cs="Times New Roman"/>
          <w:b/>
          <w:bCs/>
          <w:color w:val="000000"/>
          <w:sz w:val="24"/>
          <w:szCs w:val="24"/>
        </w:rPr>
      </w:pPr>
      <w:r w:rsidRPr="008376E2">
        <w:rPr>
          <w:rFonts w:ascii="Times New Roman" w:hAnsi="Times New Roman" w:cs="Times New Roman"/>
          <w:b/>
          <w:bCs/>
          <w:color w:val="000000"/>
          <w:sz w:val="24"/>
          <w:szCs w:val="24"/>
        </w:rPr>
        <w:t>Nhóm 3: Cấu trúc câu ghi điểm (Grammar Structures)</w:t>
      </w:r>
    </w:p>
    <w:p w:rsidR="008376E2" w:rsidRPr="008376E2" w:rsidRDefault="008376E2" w:rsidP="008376E2">
      <w:pPr>
        <w:pStyle w:val="NormalWeb"/>
        <w:spacing w:before="0" w:beforeAutospacing="0" w:after="0" w:afterAutospacing="0" w:line="360" w:lineRule="auto"/>
        <w:contextualSpacing/>
        <w:jc w:val="both"/>
        <w:rPr>
          <w:color w:val="000000"/>
        </w:rPr>
      </w:pPr>
      <w:r w:rsidRPr="008376E2">
        <w:rPr>
          <w:rStyle w:val="Strong"/>
          <w:rFonts w:eastAsiaTheme="majorEastAsia"/>
          <w:color w:val="000000"/>
        </w:rPr>
        <w:t>1. Cấu trúc so sánh nâng cao (Advanced Comparison):</w:t>
      </w:r>
    </w:p>
    <w:p w:rsidR="008376E2" w:rsidRPr="008376E2" w:rsidRDefault="008376E2" w:rsidP="008376E2">
      <w:pPr>
        <w:numPr>
          <w:ilvl w:val="0"/>
          <w:numId w:val="82"/>
        </w:numPr>
        <w:contextualSpacing/>
        <w:rPr>
          <w:color w:val="000000"/>
        </w:rPr>
      </w:pPr>
      <w:r w:rsidRPr="008376E2">
        <w:rPr>
          <w:rStyle w:val="Emphasis"/>
          <w:color w:val="000000"/>
        </w:rPr>
        <w:t>Just as [A is important], so too is [B].</w:t>
      </w:r>
      <w:r w:rsidRPr="008376E2">
        <w:rPr>
          <w:rStyle w:val="apple-converted-space"/>
          <w:color w:val="000000"/>
        </w:rPr>
        <w:t> </w:t>
      </w:r>
      <w:r w:rsidRPr="008376E2">
        <w:rPr>
          <w:color w:val="000000"/>
        </w:rPr>
        <w:t>(Giống như A quan trọng, B cũng vậy).</w:t>
      </w:r>
    </w:p>
    <w:p w:rsidR="008376E2" w:rsidRPr="008376E2" w:rsidRDefault="008376E2" w:rsidP="008376E2">
      <w:pPr>
        <w:numPr>
          <w:ilvl w:val="0"/>
          <w:numId w:val="82"/>
        </w:numPr>
        <w:contextualSpacing/>
        <w:rPr>
          <w:color w:val="000000"/>
        </w:rPr>
      </w:pPr>
      <w:r w:rsidRPr="008376E2">
        <w:rPr>
          <w:rStyle w:val="Emphasis"/>
          <w:color w:val="000000"/>
        </w:rPr>
        <w:t>Example:</w:t>
      </w:r>
      <w:r w:rsidRPr="008376E2">
        <w:rPr>
          <w:rStyle w:val="apple-converted-space"/>
          <w:color w:val="000000"/>
        </w:rPr>
        <w:t> </w:t>
      </w:r>
      <w:r w:rsidRPr="008376E2">
        <w:rPr>
          <w:rStyle w:val="Strong"/>
          <w:color w:val="000000"/>
        </w:rPr>
        <w:t>Just as</w:t>
      </w:r>
      <w:r w:rsidRPr="008376E2">
        <w:rPr>
          <w:rStyle w:val="apple-converted-space"/>
          <w:color w:val="000000"/>
        </w:rPr>
        <w:t> </w:t>
      </w:r>
      <w:r w:rsidRPr="008376E2">
        <w:rPr>
          <w:color w:val="000000"/>
        </w:rPr>
        <w:t>reading is crucial for literature,</w:t>
      </w:r>
      <w:r w:rsidRPr="008376E2">
        <w:rPr>
          <w:rStyle w:val="apple-converted-space"/>
          <w:color w:val="000000"/>
        </w:rPr>
        <w:t> </w:t>
      </w:r>
      <w:r w:rsidRPr="008376E2">
        <w:rPr>
          <w:rStyle w:val="Strong"/>
          <w:color w:val="000000"/>
        </w:rPr>
        <w:t>so too is</w:t>
      </w:r>
      <w:r w:rsidRPr="008376E2">
        <w:rPr>
          <w:rStyle w:val="apple-converted-space"/>
          <w:color w:val="000000"/>
        </w:rPr>
        <w:t> </w:t>
      </w:r>
      <w:r w:rsidRPr="008376E2">
        <w:rPr>
          <w:color w:val="000000"/>
        </w:rPr>
        <w:t>coding for modern problem-solving.</w:t>
      </w:r>
    </w:p>
    <w:p w:rsidR="008376E2" w:rsidRPr="008376E2" w:rsidRDefault="008376E2" w:rsidP="008376E2">
      <w:pPr>
        <w:pStyle w:val="NormalWeb"/>
        <w:spacing w:before="0" w:beforeAutospacing="0" w:after="0" w:afterAutospacing="0" w:line="360" w:lineRule="auto"/>
        <w:contextualSpacing/>
        <w:jc w:val="both"/>
        <w:rPr>
          <w:color w:val="000000"/>
        </w:rPr>
      </w:pPr>
      <w:r w:rsidRPr="008376E2">
        <w:rPr>
          <w:rStyle w:val="Strong"/>
          <w:rFonts w:eastAsiaTheme="majorEastAsia"/>
          <w:color w:val="000000"/>
        </w:rPr>
        <w:t>2. Mệnh đề quan hệ rút gọn (Reduced Relative Clause):</w:t>
      </w:r>
    </w:p>
    <w:p w:rsidR="008376E2" w:rsidRPr="008376E2" w:rsidRDefault="008376E2" w:rsidP="008376E2">
      <w:pPr>
        <w:numPr>
          <w:ilvl w:val="0"/>
          <w:numId w:val="83"/>
        </w:numPr>
        <w:contextualSpacing/>
        <w:rPr>
          <w:color w:val="000000"/>
        </w:rPr>
      </w:pPr>
      <w:r w:rsidRPr="008376E2">
        <w:rPr>
          <w:rStyle w:val="Emphasis"/>
          <w:color w:val="000000"/>
        </w:rPr>
        <w:t>Example:</w:t>
      </w:r>
      <w:r w:rsidRPr="008376E2">
        <w:rPr>
          <w:rStyle w:val="apple-converted-space"/>
          <w:color w:val="000000"/>
        </w:rPr>
        <w:t> </w:t>
      </w:r>
      <w:r w:rsidRPr="008376E2">
        <w:rPr>
          <w:color w:val="000000"/>
        </w:rPr>
        <w:t>Students</w:t>
      </w:r>
      <w:r w:rsidRPr="008376E2">
        <w:rPr>
          <w:rStyle w:val="apple-converted-space"/>
          <w:color w:val="000000"/>
        </w:rPr>
        <w:t> </w:t>
      </w:r>
      <w:r w:rsidRPr="008376E2">
        <w:rPr>
          <w:rStyle w:val="Strong"/>
          <w:color w:val="000000"/>
        </w:rPr>
        <w:t>equipped with</w:t>
      </w:r>
      <w:r w:rsidRPr="008376E2">
        <w:rPr>
          <w:rStyle w:val="apple-converted-space"/>
          <w:color w:val="000000"/>
        </w:rPr>
        <w:t> </w:t>
      </w:r>
      <w:r w:rsidRPr="008376E2">
        <w:rPr>
          <w:color w:val="000000"/>
        </w:rPr>
        <w:t>IT skills can learn faster. (Thay vì: Students who are equipped with...)</w:t>
      </w:r>
    </w:p>
    <w:p w:rsidR="008376E2" w:rsidRPr="008376E2" w:rsidRDefault="008376E2" w:rsidP="008376E2">
      <w:pPr>
        <w:pStyle w:val="NormalWeb"/>
        <w:spacing w:before="0" w:beforeAutospacing="0" w:after="0" w:afterAutospacing="0" w:line="360" w:lineRule="auto"/>
        <w:contextualSpacing/>
        <w:jc w:val="both"/>
        <w:rPr>
          <w:color w:val="000000"/>
        </w:rPr>
      </w:pPr>
      <w:r w:rsidRPr="008376E2">
        <w:rPr>
          <w:rStyle w:val="Strong"/>
          <w:rFonts w:eastAsiaTheme="majorEastAsia"/>
          <w:color w:val="000000"/>
        </w:rPr>
        <w:lastRenderedPageBreak/>
        <w:t>3. Câu điều kiện loại ẩn (Implied Conditional - Without):</w:t>
      </w:r>
    </w:p>
    <w:p w:rsidR="008376E2" w:rsidRPr="008376E2" w:rsidRDefault="008376E2" w:rsidP="008376E2">
      <w:pPr>
        <w:numPr>
          <w:ilvl w:val="0"/>
          <w:numId w:val="84"/>
        </w:numPr>
        <w:contextualSpacing/>
        <w:rPr>
          <w:color w:val="000000"/>
        </w:rPr>
      </w:pPr>
      <w:r w:rsidRPr="008376E2">
        <w:rPr>
          <w:rStyle w:val="Emphasis"/>
          <w:color w:val="000000"/>
        </w:rPr>
        <w:t>Example:</w:t>
      </w:r>
      <w:r w:rsidRPr="008376E2">
        <w:rPr>
          <w:rStyle w:val="apple-converted-space"/>
          <w:color w:val="000000"/>
        </w:rPr>
        <w:t> </w:t>
      </w:r>
      <w:r w:rsidRPr="008376E2">
        <w:rPr>
          <w:rStyle w:val="Strong"/>
          <w:color w:val="000000"/>
        </w:rPr>
        <w:t>Without</w:t>
      </w:r>
      <w:r w:rsidRPr="008376E2">
        <w:rPr>
          <w:rStyle w:val="apple-converted-space"/>
          <w:color w:val="000000"/>
        </w:rPr>
        <w:t> </w:t>
      </w:r>
      <w:r w:rsidRPr="008376E2">
        <w:rPr>
          <w:color w:val="000000"/>
        </w:rPr>
        <w:t>this competence, job seekers would face significant disadvantages. (Thay vì: If they do not have this competence...)</w:t>
      </w:r>
    </w:p>
    <w:p w:rsidR="008376E2" w:rsidRPr="006D63C4" w:rsidRDefault="008376E2" w:rsidP="008376E2">
      <w:pPr>
        <w:contextualSpacing/>
        <w:rPr>
          <w:color w:val="000000"/>
        </w:rPr>
      </w:pPr>
    </w:p>
    <w:p w:rsidR="00B75F93" w:rsidRPr="00DB57AB" w:rsidRDefault="00B75F93" w:rsidP="00B75F93">
      <w:pPr>
        <w:contextualSpacing/>
        <w:rPr>
          <w:rFonts w:eastAsia="Times New Roman"/>
          <w:color w:val="000000"/>
          <w:spacing w:val="0"/>
        </w:rPr>
      </w:pPr>
    </w:p>
    <w:p w:rsidR="00B75F93" w:rsidRDefault="00B75F93" w:rsidP="00B75F93">
      <w:pPr>
        <w:rPr>
          <w:lang w:val="en-US"/>
        </w:rPr>
      </w:pPr>
      <w:r>
        <w:rPr>
          <w:lang w:val="en-US"/>
        </w:rPr>
        <w:br w:type="page"/>
      </w:r>
    </w:p>
    <w:p w:rsidR="00325D25" w:rsidRPr="00651807" w:rsidRDefault="00325D25" w:rsidP="00325D25">
      <w:pPr>
        <w:contextualSpacing/>
        <w:rPr>
          <w:b/>
          <w:bCs/>
          <w:lang w:val="en-US"/>
        </w:rPr>
      </w:pPr>
      <w:r w:rsidRPr="00651807">
        <w:rPr>
          <w:b/>
          <w:bCs/>
          <w:lang w:val="en-US"/>
        </w:rPr>
        <w:lastRenderedPageBreak/>
        <w:t>W</w:t>
      </w:r>
      <w:r>
        <w:rPr>
          <w:b/>
          <w:bCs/>
          <w:lang w:val="en-US"/>
        </w:rPr>
        <w:t>7</w:t>
      </w:r>
      <w:r w:rsidRPr="00651807">
        <w:rPr>
          <w:b/>
          <w:bCs/>
          <w:lang w:val="vi-VN"/>
        </w:rPr>
        <w:t xml:space="preserve"> (</w:t>
      </w:r>
      <w:r>
        <w:rPr>
          <w:b/>
          <w:bCs/>
          <w:lang w:val="en-US"/>
        </w:rPr>
        <w:t>Feb</w:t>
      </w:r>
      <w:r w:rsidRPr="00651807">
        <w:rPr>
          <w:b/>
          <w:bCs/>
          <w:lang w:val="vi-VN"/>
        </w:rPr>
        <w:t xml:space="preserve"> </w:t>
      </w:r>
      <w:r>
        <w:rPr>
          <w:b/>
          <w:bCs/>
          <w:lang w:val="en-US"/>
        </w:rPr>
        <w:t>9</w:t>
      </w:r>
      <w:r w:rsidRPr="00651807">
        <w:rPr>
          <w:b/>
          <w:bCs/>
          <w:lang w:val="vi-VN"/>
        </w:rPr>
        <w:t>-1</w:t>
      </w:r>
      <w:r>
        <w:rPr>
          <w:b/>
          <w:bCs/>
          <w:lang w:val="en-US"/>
        </w:rPr>
        <w:t>5</w:t>
      </w:r>
      <w:r w:rsidRPr="00651807">
        <w:rPr>
          <w:b/>
          <w:bCs/>
          <w:lang w:val="vi-VN"/>
        </w:rPr>
        <w:t>)</w:t>
      </w:r>
      <w:r w:rsidRPr="00651807">
        <w:rPr>
          <w:b/>
          <w:bCs/>
          <w:lang w:val="en-US"/>
        </w:rPr>
        <w:t>: Reading</w:t>
      </w:r>
    </w:p>
    <w:p w:rsidR="00DF1186" w:rsidRPr="00CF2E7B" w:rsidRDefault="00B13C8E" w:rsidP="00CF2E7B">
      <w:pPr>
        <w:contextualSpacing/>
        <w:rPr>
          <w:lang w:val="en-US"/>
        </w:rPr>
      </w:pPr>
      <w:r w:rsidRPr="00B13C8E">
        <w:rPr>
          <w:rFonts w:eastAsia="Times New Roman"/>
          <w:noProof/>
          <w:color w:val="auto"/>
          <w:spacing w:val="0"/>
        </w:rPr>
        <w:pict>
          <v:rect id="_x0000_i1026" alt="" style="width:468pt;height:.05pt;mso-width-percent:0;mso-height-percent:0;mso-width-percent:0;mso-height-percent:0" o:hralign="center" o:hrstd="t" o:hr="t" fillcolor="#a0a0a0" stroked="f"/>
        </w:pict>
      </w:r>
    </w:p>
    <w:p w:rsidR="00CF2E7B" w:rsidRPr="00CF2E7B" w:rsidRDefault="00CF2E7B" w:rsidP="00CF2E7B">
      <w:pPr>
        <w:pStyle w:val="Heading2"/>
        <w:spacing w:before="0" w:after="0"/>
        <w:contextualSpacing/>
        <w:jc w:val="center"/>
        <w:textAlignment w:val="baseline"/>
        <w:rPr>
          <w:rFonts w:ascii="Times New Roman" w:hAnsi="Times New Roman" w:cs="Times New Roman"/>
          <w:color w:val="333333"/>
          <w:sz w:val="24"/>
          <w:szCs w:val="24"/>
        </w:rPr>
      </w:pPr>
      <w:r w:rsidRPr="00CF2E7B">
        <w:rPr>
          <w:rStyle w:val="Strong"/>
          <w:rFonts w:ascii="Times New Roman" w:hAnsi="Times New Roman" w:cs="Times New Roman"/>
          <w:color w:val="333333"/>
          <w:sz w:val="24"/>
          <w:szCs w:val="24"/>
          <w:bdr w:val="none" w:sz="0" w:space="0" w:color="auto" w:frame="1"/>
        </w:rPr>
        <w:t>The Grand Banks</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Paragraph A</w:t>
      </w:r>
    </w:p>
    <w:p w:rsidR="00CF2E7B" w:rsidRPr="00CF2E7B" w:rsidRDefault="00CF2E7B" w:rsidP="00CF2E7B">
      <w:pPr>
        <w:pStyle w:val="NormalWeb"/>
        <w:spacing w:before="0" w:beforeAutospacing="0" w:after="0" w:afterAutospacing="0" w:line="360" w:lineRule="auto"/>
        <w:contextualSpacing/>
        <w:jc w:val="both"/>
        <w:textAlignment w:val="baseline"/>
        <w:rPr>
          <w:color w:val="FFFFFF"/>
        </w:rPr>
      </w:pPr>
      <w:r w:rsidRPr="00CF2E7B">
        <w:rPr>
          <w:color w:val="353535"/>
          <w:bdr w:val="none" w:sz="0" w:space="0" w:color="auto" w:frame="1"/>
        </w:rPr>
        <w:t>The Grand Banks is a large area of submerged highlands southeast of Newfoundland and east of the Laurentian Channel on the North American continental shelf. Covering 93,200 square kilometres, the Grand Banks are relatively shallow, ranging from 25 to 100 meters in depth. It is in this area that the cold Labrador Current mixes with the warm waters of the Gulf Stream. The mixing of these waters and the shape of the ocean bottom lifts nutrients to the surface and these conditions created one of the richest fishing grounds in the world. Extensive marine life flourishes in the Grand Banks, whose range extends beyond the Canadian 200-mile exclusive economic zone (EEZ) and into international waters. This has made it an important part of both the Canadian and the high seas fisheries, with fishermen risking their lives in the extremely inhospitable environment consisting of rogue waves, fog, icebergs, sea ice, hurricanes, winter storms and earthquakes.</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Paragraph B</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color w:val="353535"/>
          <w:bdr w:val="none" w:sz="0" w:space="0" w:color="auto" w:frame="1"/>
        </w:rPr>
        <w:t>While the area’s ‘official’ discovery is credited to John Cabot in 1497, English and Portuguese vessels are known to have first sought out these waters prior to that, based upon reports they received from earlier Viking voyages to Newfoundland. Several navigators, including Basque fishermen, are known to have fished these waters in the fifteenth century. Some texts from that era refer to a land called Bacalao, ‘the land of the codfish’, which is possibly Newfoundland. However, it was not until John Cabot noted the waters’ abundance of sea life that the existence of these fishing grounds became widely known in Europe. Soon, fishermen and merchants from France, Spain, Portugal and England developed seasonal inshore fisheries producing for European markets. Known as ‘dry’ fishery, cod were split, salted, and dried on shore over the summer before crews returned to Europe. The French pioneered ‘wet’ or ‘green’ fishery on the Grand Banks proper around 1550, heavily salting the cod on board and immediately returning home.</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Paragraph C</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color w:val="353535"/>
          <w:bdr w:val="none" w:sz="0" w:space="0" w:color="auto" w:frame="1"/>
        </w:rPr>
        <w:t xml:space="preserve">The Grand Banks were possibly the world’s most important international fishing area in the nineteenth and twentieth centuries. Technological advances in fishing, such as sonar and large factory ships, including the massive factory freezer trawlers introduced in the 1950’s, led to overfishing and a serious decline in the fish stocks. Based upon the many foreign policy </w:t>
      </w:r>
      <w:r w:rsidRPr="00CF2E7B">
        <w:rPr>
          <w:color w:val="353535"/>
          <w:bdr w:val="none" w:sz="0" w:space="0" w:color="auto" w:frame="1"/>
        </w:rPr>
        <w:lastRenderedPageBreak/>
        <w:t>agreements Newfoundland had entered into prior to its admittance into the Canadian Confederation, foreign fleets, some from as far away as Russia, came to the Grand Banks in force, catching unprecedented quantities of fish.</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Paragraph D</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color w:val="353535"/>
          <w:bdr w:val="none" w:sz="0" w:space="0" w:color="auto" w:frame="1"/>
        </w:rPr>
        <w:t>Between 1973 and 1982, the United Nations and its member states negotiated the Third Convention of the Law of the Sea, one component of which was the concept of nations being allowed to declare an EEZ. Many nations worldwide-declared 200-nautical mile EEZ’s, including Canada and the United States. On the whole, the EEZ was very well received by fishermen in eastern Canada, because it meant they could fish unhindered out to the limit without fear of competing with the foreign fleets. During the late 1970’s and early 1980s, Canada’s domestic offshore fleet grew as fishermen and fish processing companies rushed to take advantage. It was during this time that it was noticed that the foreign fleets now pushed out to areas of the Grand Banks off Newfoundland outside the Canadian EEZ. By the late 1980’s, dwindling catches of Atlantic cod were being reported throughout Newfoundland and eastern Canada, and the federal government and citizens of coastal regions in the area began to face the reality that the domestic and foreign overfishing had taken its toll. The Canadian government was finally forced to take drastic action in 1992, when a total moratorium was declared indefinitely for the northern cod.</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Paragraph E</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color w:val="353535"/>
          <w:bdr w:val="none" w:sz="0" w:space="0" w:color="auto" w:frame="1"/>
        </w:rPr>
        <w:t>Over the last ten years, it has been noted that cod appear to be returning to the Grand Banks in small numbers. The reasons for this fragile recovery are still unknown. Perhaps, the damage done by trawlers is not permanent and the marine fauna and ecosystems can rebuild themselves if given a prolonged period of time without any commercial activity. Either way, the early stage recovery of the Grand Banks is encouraging news, but caution is needed, as, after nearly twenty years of severe limitations, cod stocks are still only at approximately ten per cent of 1960’s levels. It is hoped that in another ten to twenty years, stocks may be close to a full recovery, although this would require political pressure to maintain strict limitations on commercial fishing. If cod do come back to the Grand Banks in meaningful numbers, it is to be hoped that the Canadians will not make the same mistakes again.</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Paragraph F</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color w:val="353535"/>
          <w:bdr w:val="none" w:sz="0" w:space="0" w:color="auto" w:frame="1"/>
        </w:rPr>
        <w:t xml:space="preserve">Further riches have now been found in the Grand Banks. Petroleum reserves have been discovered and a number of oil fields are under development in the region. The vast Hibernia oil field was </w:t>
      </w:r>
      <w:r w:rsidRPr="00CF2E7B">
        <w:rPr>
          <w:color w:val="353535"/>
          <w:bdr w:val="none" w:sz="0" w:space="0" w:color="auto" w:frame="1"/>
        </w:rPr>
        <w:lastRenderedPageBreak/>
        <w:t>discovered in 1979, and, following several years of aborted start-up attempts, the Hibernia megaproject began construction of the production platform and gravity base structures in the early 1990’s. Production commenced on November 17, 1997, with initial production rates in excess of 50,000 barrels of crude oil per day from a single well. Hibernia has proven to be the most prolific oil well in Canada. However, earthquake and iceberg activity in the Grand Banks pose a potential ecological disaster that could devastate the fishing grounds that are only now starting to recover.</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color w:val="353535"/>
          <w:bdr w:val="none" w:sz="0" w:space="0" w:color="auto" w:frame="1"/>
        </w:rPr>
        <w:t> </w:t>
      </w:r>
    </w:p>
    <w:p w:rsidR="00CF2E7B" w:rsidRPr="00CF2E7B" w:rsidRDefault="00CF2E7B" w:rsidP="00CF2E7B">
      <w:pPr>
        <w:pStyle w:val="Heading4"/>
        <w:spacing w:before="0" w:after="0"/>
        <w:contextualSpacing/>
        <w:textAlignment w:val="baseline"/>
        <w:rPr>
          <w:rFonts w:ascii="Times New Roman" w:hAnsi="Times New Roman" w:cs="Times New Roman"/>
          <w:color w:val="333333"/>
        </w:rPr>
      </w:pPr>
      <w:r w:rsidRPr="00CF2E7B">
        <w:rPr>
          <w:rStyle w:val="Strong"/>
          <w:rFonts w:ascii="Times New Roman" w:hAnsi="Times New Roman" w:cs="Times New Roman"/>
          <w:b w:val="0"/>
          <w:bCs w:val="0"/>
          <w:color w:val="333333"/>
          <w:bdr w:val="none" w:sz="0" w:space="0" w:color="auto" w:frame="1"/>
        </w:rPr>
        <w:t>Questions 14-20</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color w:val="353535"/>
          <w:bdr w:val="none" w:sz="0" w:space="0" w:color="auto" w:frame="1"/>
        </w:rPr>
        <w:t>The text on the previous pages has 6 paragraphs</w:t>
      </w:r>
      <w:r w:rsidRPr="00CF2E7B">
        <w:rPr>
          <w:rStyle w:val="apple-converted-space"/>
          <w:rFonts w:eastAsiaTheme="majorEastAsia"/>
          <w:color w:val="353535"/>
          <w:bdr w:val="none" w:sz="0" w:space="0" w:color="auto" w:frame="1"/>
        </w:rPr>
        <w:t> </w:t>
      </w:r>
      <w:r w:rsidRPr="00CF2E7B">
        <w:rPr>
          <w:rStyle w:val="Strong"/>
          <w:rFonts w:eastAsiaTheme="majorEastAsia"/>
          <w:color w:val="353535"/>
          <w:bdr w:val="none" w:sz="0" w:space="0" w:color="auto" w:frame="1"/>
        </w:rPr>
        <w:t>A – F</w:t>
      </w:r>
      <w:r w:rsidRPr="00CF2E7B">
        <w:rPr>
          <w:color w:val="353535"/>
          <w:bdr w:val="none" w:sz="0" w:space="0" w:color="auto" w:frame="1"/>
        </w:rPr>
        <w:t>.</w:t>
      </w:r>
    </w:p>
    <w:p w:rsidR="00CF2E7B" w:rsidRPr="00CF2E7B" w:rsidRDefault="00CF2E7B" w:rsidP="00CF2E7B">
      <w:pPr>
        <w:pStyle w:val="NormalWeb"/>
        <w:spacing w:before="0" w:beforeAutospacing="0" w:after="0" w:afterAutospacing="0" w:line="360" w:lineRule="auto"/>
        <w:contextualSpacing/>
        <w:jc w:val="both"/>
        <w:textAlignment w:val="baseline"/>
        <w:rPr>
          <w:ins w:id="0" w:author="Unknown"/>
          <w:color w:val="1A73E8"/>
          <w:bdr w:val="none" w:sz="0" w:space="0" w:color="auto" w:frame="1"/>
        </w:rPr>
      </w:pPr>
      <w:r w:rsidRPr="00CF2E7B">
        <w:rPr>
          <w:color w:val="353535"/>
          <w:bdr w:val="none" w:sz="0" w:space="0" w:color="auto" w:frame="1"/>
        </w:rPr>
        <w:t>Which paragraph contains the following information?</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Emphasis"/>
          <w:rFonts w:eastAsiaTheme="majorEastAsia"/>
          <w:color w:val="353535"/>
          <w:bdr w:val="none" w:sz="0" w:space="0" w:color="auto" w:frame="1"/>
        </w:rPr>
        <w:t>Write your answers in boxes</w:t>
      </w:r>
      <w:r w:rsidRPr="00CF2E7B">
        <w:rPr>
          <w:rStyle w:val="apple-converted-space"/>
          <w:rFonts w:eastAsiaTheme="majorEastAsia"/>
          <w:i/>
          <w:iCs/>
          <w:color w:val="353535"/>
          <w:bdr w:val="none" w:sz="0" w:space="0" w:color="auto" w:frame="1"/>
        </w:rPr>
        <w:t> </w:t>
      </w:r>
      <w:r w:rsidRPr="00CF2E7B">
        <w:rPr>
          <w:rStyle w:val="Strong"/>
          <w:rFonts w:eastAsiaTheme="majorEastAsia"/>
          <w:i/>
          <w:iCs/>
          <w:color w:val="353535"/>
          <w:bdr w:val="none" w:sz="0" w:space="0" w:color="auto" w:frame="1"/>
        </w:rPr>
        <w:t>14-20</w:t>
      </w:r>
      <w:r w:rsidRPr="00CF2E7B">
        <w:rPr>
          <w:rStyle w:val="apple-converted-space"/>
          <w:rFonts w:eastAsiaTheme="majorEastAsia"/>
          <w:i/>
          <w:iCs/>
          <w:color w:val="353535"/>
          <w:bdr w:val="none" w:sz="0" w:space="0" w:color="auto" w:frame="1"/>
        </w:rPr>
        <w:t> </w:t>
      </w:r>
      <w:r w:rsidRPr="00CF2E7B">
        <w:rPr>
          <w:rStyle w:val="Emphasis"/>
          <w:rFonts w:eastAsiaTheme="majorEastAsia"/>
          <w:color w:val="353535"/>
          <w:bdr w:val="none" w:sz="0" w:space="0" w:color="auto" w:frame="1"/>
        </w:rPr>
        <w:t>on your answer sheet.</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14</w:t>
      </w:r>
      <w:r w:rsidRPr="00CF2E7B">
        <w:rPr>
          <w:color w:val="353535"/>
          <w:bdr w:val="none" w:sz="0" w:space="0" w:color="auto" w:frame="1"/>
        </w:rPr>
        <w:t>   Many countries could legally fish Newfoundland waters because of treaties Newfoundland had made before becoming part of Canada.</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15</w:t>
      </w:r>
      <w:r w:rsidRPr="00CF2E7B">
        <w:rPr>
          <w:color w:val="353535"/>
          <w:bdr w:val="none" w:sz="0" w:space="0" w:color="auto" w:frame="1"/>
        </w:rPr>
        <w:t>   The establishment of the EEZ did not stop over-fishing in the Grand Banks.</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16</w:t>
      </w:r>
      <w:r w:rsidRPr="00CF2E7B">
        <w:rPr>
          <w:color w:val="353535"/>
          <w:bdr w:val="none" w:sz="0" w:space="0" w:color="auto" w:frame="1"/>
        </w:rPr>
        <w:t>   Natural disasters could cause oil to destroy what is left of the Grand Banks ecosystem.</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17</w:t>
      </w:r>
      <w:r w:rsidRPr="00CF2E7B">
        <w:rPr>
          <w:color w:val="353535"/>
          <w:bdr w:val="none" w:sz="0" w:space="0" w:color="auto" w:frame="1"/>
        </w:rPr>
        <w:t>   The original amount of fish in the Grand Banks was due to different temperature waters mixing.</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18</w:t>
      </w:r>
      <w:r w:rsidRPr="00CF2E7B">
        <w:rPr>
          <w:color w:val="353535"/>
          <w:bdr w:val="none" w:sz="0" w:space="0" w:color="auto" w:frame="1"/>
        </w:rPr>
        <w:t>   East Canadian fishermen were generally happy with the establishment of the Canadian EEZ.</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19</w:t>
      </w:r>
      <w:r w:rsidRPr="00CF2E7B">
        <w:rPr>
          <w:color w:val="353535"/>
          <w:bdr w:val="none" w:sz="0" w:space="0" w:color="auto" w:frame="1"/>
        </w:rPr>
        <w:t>   Grand Banks’ cod stocks are still 90 per cent lower than what they were in the 1960’s.</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20</w:t>
      </w:r>
      <w:r w:rsidRPr="00CF2E7B">
        <w:rPr>
          <w:color w:val="353535"/>
          <w:bdr w:val="none" w:sz="0" w:space="0" w:color="auto" w:frame="1"/>
        </w:rPr>
        <w:t>   The French were the first to prepare the cod on board their ships before going back to France.</w:t>
      </w:r>
    </w:p>
    <w:p w:rsidR="00CF2E7B" w:rsidRDefault="00CF2E7B" w:rsidP="00CF2E7B">
      <w:pPr>
        <w:pStyle w:val="Heading4"/>
        <w:spacing w:before="0" w:after="0"/>
        <w:contextualSpacing/>
        <w:textAlignment w:val="baseline"/>
        <w:rPr>
          <w:rStyle w:val="Strong"/>
          <w:rFonts w:ascii="Times New Roman" w:hAnsi="Times New Roman" w:cs="Times New Roman"/>
          <w:b w:val="0"/>
          <w:bCs w:val="0"/>
          <w:color w:val="333333"/>
          <w:bdr w:val="none" w:sz="0" w:space="0" w:color="auto" w:frame="1"/>
        </w:rPr>
      </w:pPr>
    </w:p>
    <w:p w:rsidR="00CF2E7B" w:rsidRPr="00CF2E7B" w:rsidRDefault="00CF2E7B" w:rsidP="00CF2E7B">
      <w:pPr>
        <w:pStyle w:val="Heading4"/>
        <w:spacing w:before="0" w:after="0"/>
        <w:contextualSpacing/>
        <w:textAlignment w:val="baseline"/>
        <w:rPr>
          <w:rFonts w:ascii="Times New Roman" w:hAnsi="Times New Roman" w:cs="Times New Roman"/>
          <w:color w:val="333333"/>
        </w:rPr>
      </w:pPr>
      <w:r w:rsidRPr="00CF2E7B">
        <w:rPr>
          <w:rStyle w:val="Strong"/>
          <w:rFonts w:ascii="Times New Roman" w:hAnsi="Times New Roman" w:cs="Times New Roman"/>
          <w:b w:val="0"/>
          <w:bCs w:val="0"/>
          <w:color w:val="333333"/>
          <w:bdr w:val="none" w:sz="0" w:space="0" w:color="auto" w:frame="1"/>
        </w:rPr>
        <w:t>Questions 21-23</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color w:val="353535"/>
          <w:bdr w:val="none" w:sz="0" w:space="0" w:color="auto" w:frame="1"/>
        </w:rPr>
        <w:t>Choose the correct letter</w:t>
      </w:r>
      <w:r w:rsidRPr="00CF2E7B">
        <w:rPr>
          <w:rStyle w:val="apple-converted-space"/>
          <w:rFonts w:eastAsiaTheme="majorEastAsia"/>
          <w:color w:val="353535"/>
          <w:bdr w:val="none" w:sz="0" w:space="0" w:color="auto" w:frame="1"/>
        </w:rPr>
        <w:t> </w:t>
      </w:r>
      <w:r w:rsidRPr="00CF2E7B">
        <w:rPr>
          <w:rStyle w:val="Strong"/>
          <w:rFonts w:eastAsiaTheme="majorEastAsia"/>
          <w:color w:val="353535"/>
          <w:bdr w:val="none" w:sz="0" w:space="0" w:color="auto" w:frame="1"/>
        </w:rPr>
        <w:t>A</w:t>
      </w:r>
      <w:r w:rsidRPr="00CF2E7B">
        <w:rPr>
          <w:color w:val="353535"/>
          <w:bdr w:val="none" w:sz="0" w:space="0" w:color="auto" w:frame="1"/>
        </w:rPr>
        <w:t>,</w:t>
      </w:r>
      <w:r w:rsidRPr="00CF2E7B">
        <w:rPr>
          <w:rStyle w:val="apple-converted-space"/>
          <w:rFonts w:eastAsiaTheme="majorEastAsia"/>
          <w:color w:val="353535"/>
          <w:bdr w:val="none" w:sz="0" w:space="0" w:color="auto" w:frame="1"/>
        </w:rPr>
        <w:t> </w:t>
      </w:r>
      <w:r w:rsidRPr="00CF2E7B">
        <w:rPr>
          <w:rStyle w:val="Strong"/>
          <w:rFonts w:eastAsiaTheme="majorEastAsia"/>
          <w:color w:val="353535"/>
          <w:bdr w:val="none" w:sz="0" w:space="0" w:color="auto" w:frame="1"/>
        </w:rPr>
        <w:t>B</w:t>
      </w:r>
      <w:r w:rsidRPr="00CF2E7B">
        <w:rPr>
          <w:color w:val="353535"/>
          <w:bdr w:val="none" w:sz="0" w:space="0" w:color="auto" w:frame="1"/>
        </w:rPr>
        <w:t>,</w:t>
      </w:r>
      <w:r w:rsidRPr="00CF2E7B">
        <w:rPr>
          <w:rStyle w:val="apple-converted-space"/>
          <w:rFonts w:eastAsiaTheme="majorEastAsia"/>
          <w:color w:val="353535"/>
          <w:bdr w:val="none" w:sz="0" w:space="0" w:color="auto" w:frame="1"/>
        </w:rPr>
        <w:t> </w:t>
      </w:r>
      <w:r w:rsidRPr="00CF2E7B">
        <w:rPr>
          <w:rStyle w:val="Strong"/>
          <w:rFonts w:eastAsiaTheme="majorEastAsia"/>
          <w:color w:val="353535"/>
          <w:bdr w:val="none" w:sz="0" w:space="0" w:color="auto" w:frame="1"/>
        </w:rPr>
        <w:t>C</w:t>
      </w:r>
      <w:r w:rsidRPr="00CF2E7B">
        <w:rPr>
          <w:rStyle w:val="apple-converted-space"/>
          <w:rFonts w:eastAsiaTheme="majorEastAsia"/>
          <w:color w:val="353535"/>
          <w:bdr w:val="none" w:sz="0" w:space="0" w:color="auto" w:frame="1"/>
        </w:rPr>
        <w:t> </w:t>
      </w:r>
      <w:r w:rsidRPr="00CF2E7B">
        <w:rPr>
          <w:color w:val="353535"/>
          <w:bdr w:val="none" w:sz="0" w:space="0" w:color="auto" w:frame="1"/>
        </w:rPr>
        <w:t>or</w:t>
      </w:r>
      <w:r w:rsidRPr="00CF2E7B">
        <w:rPr>
          <w:rStyle w:val="apple-converted-space"/>
          <w:rFonts w:eastAsiaTheme="majorEastAsia"/>
          <w:color w:val="353535"/>
          <w:bdr w:val="none" w:sz="0" w:space="0" w:color="auto" w:frame="1"/>
        </w:rPr>
        <w:t> </w:t>
      </w:r>
      <w:r w:rsidRPr="00CF2E7B">
        <w:rPr>
          <w:rStyle w:val="Strong"/>
          <w:rFonts w:eastAsiaTheme="majorEastAsia"/>
          <w:color w:val="353535"/>
          <w:bdr w:val="none" w:sz="0" w:space="0" w:color="auto" w:frame="1"/>
        </w:rPr>
        <w:t>D</w:t>
      </w:r>
      <w:r w:rsidRPr="00CF2E7B">
        <w:rPr>
          <w:color w:val="353535"/>
          <w:bdr w:val="none" w:sz="0" w:space="0" w:color="auto" w:frame="1"/>
        </w:rPr>
        <w:t>.</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Emphasis"/>
          <w:rFonts w:eastAsiaTheme="majorEastAsia"/>
          <w:color w:val="353535"/>
          <w:bdr w:val="none" w:sz="0" w:space="0" w:color="auto" w:frame="1"/>
        </w:rPr>
        <w:t>Write the correct letter in boxes</w:t>
      </w:r>
      <w:r w:rsidRPr="00CF2E7B">
        <w:rPr>
          <w:rStyle w:val="apple-converted-space"/>
          <w:rFonts w:eastAsiaTheme="majorEastAsia"/>
          <w:i/>
          <w:iCs/>
          <w:color w:val="353535"/>
          <w:bdr w:val="none" w:sz="0" w:space="0" w:color="auto" w:frame="1"/>
        </w:rPr>
        <w:t> </w:t>
      </w:r>
      <w:r w:rsidRPr="00CF2E7B">
        <w:rPr>
          <w:rStyle w:val="Strong"/>
          <w:rFonts w:eastAsiaTheme="majorEastAsia"/>
          <w:i/>
          <w:iCs/>
          <w:color w:val="353535"/>
          <w:bdr w:val="none" w:sz="0" w:space="0" w:color="auto" w:frame="1"/>
        </w:rPr>
        <w:t>21-23</w:t>
      </w:r>
      <w:r w:rsidRPr="00CF2E7B">
        <w:rPr>
          <w:rStyle w:val="apple-converted-space"/>
          <w:rFonts w:eastAsiaTheme="majorEastAsia"/>
          <w:i/>
          <w:iCs/>
          <w:color w:val="353535"/>
          <w:bdr w:val="none" w:sz="0" w:space="0" w:color="auto" w:frame="1"/>
        </w:rPr>
        <w:t> </w:t>
      </w:r>
      <w:r w:rsidRPr="00CF2E7B">
        <w:rPr>
          <w:rStyle w:val="Emphasis"/>
          <w:rFonts w:eastAsiaTheme="majorEastAsia"/>
          <w:color w:val="353535"/>
          <w:bdr w:val="none" w:sz="0" w:space="0" w:color="auto" w:frame="1"/>
        </w:rPr>
        <w:t>on your answer sheet.</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21</w:t>
      </w:r>
      <w:r w:rsidRPr="00CF2E7B">
        <w:rPr>
          <w:color w:val="353535"/>
          <w:bdr w:val="none" w:sz="0" w:space="0" w:color="auto" w:frame="1"/>
        </w:rPr>
        <w:t>   The first English fishermen to come to the Grand Banks to fish</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A</w:t>
      </w:r>
      <w:r w:rsidRPr="00CF2E7B">
        <w:rPr>
          <w:color w:val="353535"/>
          <w:bdr w:val="none" w:sz="0" w:space="0" w:color="auto" w:frame="1"/>
        </w:rPr>
        <w:t>   were told about the fishery by Basque fishermen.</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B</w:t>
      </w:r>
      <w:r w:rsidRPr="00CF2E7B">
        <w:rPr>
          <w:color w:val="353535"/>
          <w:bdr w:val="none" w:sz="0" w:space="0" w:color="auto" w:frame="1"/>
        </w:rPr>
        <w:t>   were sent word about the fishery from the first American colonists.</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C</w:t>
      </w:r>
      <w:r w:rsidRPr="00CF2E7B">
        <w:rPr>
          <w:color w:val="353535"/>
          <w:bdr w:val="none" w:sz="0" w:space="0" w:color="auto" w:frame="1"/>
        </w:rPr>
        <w:t>   acted on information from previous Viking expeditions.</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D</w:t>
      </w:r>
      <w:r w:rsidRPr="00CF2E7B">
        <w:rPr>
          <w:color w:val="353535"/>
          <w:bdr w:val="none" w:sz="0" w:space="0" w:color="auto" w:frame="1"/>
        </w:rPr>
        <w:t>   discovered the fishery themselves while exploring.</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22</w:t>
      </w:r>
      <w:r w:rsidRPr="00CF2E7B">
        <w:rPr>
          <w:color w:val="353535"/>
          <w:bdr w:val="none" w:sz="0" w:space="0" w:color="auto" w:frame="1"/>
        </w:rPr>
        <w:t>   John Cabot’s reports of the Grand Banks</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A</w:t>
      </w:r>
      <w:r w:rsidRPr="00CF2E7B">
        <w:rPr>
          <w:color w:val="353535"/>
          <w:bdr w:val="none" w:sz="0" w:space="0" w:color="auto" w:frame="1"/>
        </w:rPr>
        <w:t>   led to the establishment of the Canadian EEZ.</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lastRenderedPageBreak/>
        <w:t>B</w:t>
      </w:r>
      <w:r w:rsidRPr="00CF2E7B">
        <w:rPr>
          <w:color w:val="353535"/>
          <w:bdr w:val="none" w:sz="0" w:space="0" w:color="auto" w:frame="1"/>
        </w:rPr>
        <w:t>   meant the fishery was well known in Europe.</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C</w:t>
      </w:r>
      <w:r w:rsidRPr="00CF2E7B">
        <w:rPr>
          <w:color w:val="353535"/>
          <w:bdr w:val="none" w:sz="0" w:space="0" w:color="auto" w:frame="1"/>
        </w:rPr>
        <w:t>   led to fighting between rival fishing fleets.</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D</w:t>
      </w:r>
      <w:r w:rsidRPr="00CF2E7B">
        <w:rPr>
          <w:color w:val="353535"/>
          <w:bdr w:val="none" w:sz="0" w:space="0" w:color="auto" w:frame="1"/>
        </w:rPr>
        <w:t>   were not immediately publicised, so that English fishermen could benefit.</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23</w:t>
      </w:r>
      <w:r w:rsidRPr="00CF2E7B">
        <w:rPr>
          <w:color w:val="353535"/>
          <w:bdr w:val="none" w:sz="0" w:space="0" w:color="auto" w:frame="1"/>
        </w:rPr>
        <w:t>   The establishment of the Canadian EEZ</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A</w:t>
      </w:r>
      <w:r w:rsidRPr="00CF2E7B">
        <w:rPr>
          <w:color w:val="353535"/>
          <w:bdr w:val="none" w:sz="0" w:space="0" w:color="auto" w:frame="1"/>
        </w:rPr>
        <w:t>   did not stop foreign fishermen from fishing the Grand Banks.</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B</w:t>
      </w:r>
      <w:r w:rsidRPr="00CF2E7B">
        <w:rPr>
          <w:color w:val="353535"/>
          <w:bdr w:val="none" w:sz="0" w:space="0" w:color="auto" w:frame="1"/>
        </w:rPr>
        <w:t>   was not ratified by the United Nations.</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C</w:t>
      </w:r>
      <w:r w:rsidRPr="00CF2E7B">
        <w:rPr>
          <w:color w:val="353535"/>
          <w:bdr w:val="none" w:sz="0" w:space="0" w:color="auto" w:frame="1"/>
        </w:rPr>
        <w:t>   temporarily stopped the over-fishing of cod in the Grand Banks.</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D</w:t>
      </w:r>
      <w:r w:rsidRPr="00CF2E7B">
        <w:rPr>
          <w:color w:val="353535"/>
          <w:bdr w:val="none" w:sz="0" w:space="0" w:color="auto" w:frame="1"/>
        </w:rPr>
        <w:t>   meant Canadian fishermen were excluded from fishing the Grand Banks.</w:t>
      </w:r>
    </w:p>
    <w:p w:rsidR="00CF2E7B" w:rsidRDefault="00CF2E7B" w:rsidP="00CF2E7B">
      <w:pPr>
        <w:pStyle w:val="Heading4"/>
        <w:spacing w:before="0" w:after="0"/>
        <w:contextualSpacing/>
        <w:textAlignment w:val="baseline"/>
        <w:rPr>
          <w:rStyle w:val="Strong"/>
          <w:rFonts w:ascii="Times New Roman" w:hAnsi="Times New Roman" w:cs="Times New Roman"/>
          <w:b w:val="0"/>
          <w:bCs w:val="0"/>
          <w:color w:val="333333"/>
          <w:bdr w:val="none" w:sz="0" w:space="0" w:color="auto" w:frame="1"/>
        </w:rPr>
      </w:pPr>
    </w:p>
    <w:p w:rsidR="00CF2E7B" w:rsidRPr="00CF2E7B" w:rsidRDefault="00CF2E7B" w:rsidP="00CF2E7B">
      <w:pPr>
        <w:pStyle w:val="Heading4"/>
        <w:spacing w:before="0" w:after="0"/>
        <w:contextualSpacing/>
        <w:textAlignment w:val="baseline"/>
        <w:rPr>
          <w:rFonts w:ascii="Times New Roman" w:hAnsi="Times New Roman" w:cs="Times New Roman"/>
          <w:color w:val="333333"/>
        </w:rPr>
      </w:pPr>
      <w:r w:rsidRPr="00CF2E7B">
        <w:rPr>
          <w:rStyle w:val="Strong"/>
          <w:rFonts w:ascii="Times New Roman" w:hAnsi="Times New Roman" w:cs="Times New Roman"/>
          <w:b w:val="0"/>
          <w:bCs w:val="0"/>
          <w:color w:val="333333"/>
          <w:bdr w:val="none" w:sz="0" w:space="0" w:color="auto" w:frame="1"/>
        </w:rPr>
        <w:t>Questions 24-26</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color w:val="353535"/>
          <w:bdr w:val="none" w:sz="0" w:space="0" w:color="auto" w:frame="1"/>
        </w:rPr>
        <w:t>Do the following statements agree with the information given in the text?</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Emphasis"/>
          <w:rFonts w:eastAsiaTheme="majorEastAsia"/>
          <w:color w:val="353535"/>
          <w:bdr w:val="none" w:sz="0" w:space="0" w:color="auto" w:frame="1"/>
        </w:rPr>
        <w:t>In boxes</w:t>
      </w:r>
      <w:r w:rsidRPr="00CF2E7B">
        <w:rPr>
          <w:rStyle w:val="apple-converted-space"/>
          <w:rFonts w:eastAsiaTheme="majorEastAsia"/>
          <w:i/>
          <w:iCs/>
          <w:color w:val="353535"/>
          <w:bdr w:val="none" w:sz="0" w:space="0" w:color="auto" w:frame="1"/>
        </w:rPr>
        <w:t> </w:t>
      </w:r>
      <w:r w:rsidRPr="00CF2E7B">
        <w:rPr>
          <w:rStyle w:val="Strong"/>
          <w:rFonts w:eastAsiaTheme="majorEastAsia"/>
          <w:i/>
          <w:iCs/>
          <w:color w:val="353535"/>
          <w:bdr w:val="none" w:sz="0" w:space="0" w:color="auto" w:frame="1"/>
        </w:rPr>
        <w:t>24-26</w:t>
      </w:r>
      <w:r w:rsidRPr="00CF2E7B">
        <w:rPr>
          <w:rStyle w:val="apple-converted-space"/>
          <w:rFonts w:eastAsiaTheme="majorEastAsia"/>
          <w:i/>
          <w:iCs/>
          <w:color w:val="353535"/>
          <w:bdr w:val="none" w:sz="0" w:space="0" w:color="auto" w:frame="1"/>
        </w:rPr>
        <w:t> </w:t>
      </w:r>
      <w:r w:rsidRPr="00CF2E7B">
        <w:rPr>
          <w:rStyle w:val="Emphasis"/>
          <w:rFonts w:eastAsiaTheme="majorEastAsia"/>
          <w:color w:val="353535"/>
          <w:bdr w:val="none" w:sz="0" w:space="0" w:color="auto" w:frame="1"/>
        </w:rPr>
        <w:t>on your answer sheet write:</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TRUE</w:t>
      </w:r>
      <w:r w:rsidRPr="00CF2E7B">
        <w:rPr>
          <w:rStyle w:val="apple-converted-space"/>
          <w:rFonts w:eastAsiaTheme="majorEastAsia"/>
          <w:color w:val="353535"/>
          <w:bdr w:val="none" w:sz="0" w:space="0" w:color="auto" w:frame="1"/>
        </w:rPr>
        <w:t> </w:t>
      </w:r>
      <w:r w:rsidRPr="00CF2E7B">
        <w:rPr>
          <w:color w:val="353535"/>
          <w:bdr w:val="none" w:sz="0" w:space="0" w:color="auto" w:frame="1"/>
        </w:rPr>
        <w:t>              if the statement agrees with the information</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FALSE</w:t>
      </w:r>
      <w:r w:rsidRPr="00CF2E7B">
        <w:rPr>
          <w:rStyle w:val="apple-converted-space"/>
          <w:rFonts w:eastAsiaTheme="majorEastAsia"/>
          <w:color w:val="353535"/>
          <w:bdr w:val="none" w:sz="0" w:space="0" w:color="auto" w:frame="1"/>
        </w:rPr>
        <w:t> </w:t>
      </w:r>
      <w:r w:rsidRPr="00CF2E7B">
        <w:rPr>
          <w:color w:val="353535"/>
          <w:bdr w:val="none" w:sz="0" w:space="0" w:color="auto" w:frame="1"/>
        </w:rPr>
        <w:t>             if the statement contradicts the information</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NOT</w:t>
      </w:r>
      <w:r w:rsidRPr="00CF2E7B">
        <w:rPr>
          <w:rStyle w:val="apple-converted-space"/>
          <w:rFonts w:eastAsiaTheme="majorEastAsia"/>
          <w:color w:val="353535"/>
          <w:bdr w:val="none" w:sz="0" w:space="0" w:color="auto" w:frame="1"/>
        </w:rPr>
        <w:t> </w:t>
      </w:r>
      <w:r w:rsidRPr="00CF2E7B">
        <w:rPr>
          <w:rStyle w:val="Strong"/>
          <w:rFonts w:eastAsiaTheme="majorEastAsia"/>
          <w:color w:val="353535"/>
          <w:bdr w:val="none" w:sz="0" w:space="0" w:color="auto" w:frame="1"/>
        </w:rPr>
        <w:t>GIVEN</w:t>
      </w:r>
      <w:r w:rsidRPr="00CF2E7B">
        <w:rPr>
          <w:color w:val="353535"/>
          <w:bdr w:val="none" w:sz="0" w:space="0" w:color="auto" w:frame="1"/>
        </w:rPr>
        <w:t>    if there is no information on this</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24</w:t>
      </w:r>
      <w:r w:rsidRPr="00CF2E7B">
        <w:rPr>
          <w:color w:val="353535"/>
          <w:bdr w:val="none" w:sz="0" w:space="0" w:color="auto" w:frame="1"/>
        </w:rPr>
        <w:t>   Even now, cod stocks have shown no signs of recovery in the Grand Banks.</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25</w:t>
      </w:r>
      <w:r w:rsidRPr="00CF2E7B">
        <w:rPr>
          <w:color w:val="353535"/>
          <w:bdr w:val="none" w:sz="0" w:space="0" w:color="auto" w:frame="1"/>
        </w:rPr>
        <w:t>   Initial efforts to extract oil from the Grand Banks’ Hibernia oil field were unsuccessful.</w:t>
      </w:r>
    </w:p>
    <w:p w:rsidR="00CF2E7B" w:rsidRPr="00CF2E7B" w:rsidRDefault="00CF2E7B" w:rsidP="00CF2E7B">
      <w:pPr>
        <w:pStyle w:val="NormalWeb"/>
        <w:spacing w:before="0" w:beforeAutospacing="0" w:after="0" w:afterAutospacing="0" w:line="360" w:lineRule="auto"/>
        <w:contextualSpacing/>
        <w:jc w:val="both"/>
        <w:textAlignment w:val="baseline"/>
        <w:rPr>
          <w:color w:val="353535"/>
        </w:rPr>
      </w:pPr>
      <w:r w:rsidRPr="00CF2E7B">
        <w:rPr>
          <w:rStyle w:val="Strong"/>
          <w:rFonts w:eastAsiaTheme="majorEastAsia"/>
          <w:color w:val="353535"/>
          <w:bdr w:val="none" w:sz="0" w:space="0" w:color="auto" w:frame="1"/>
        </w:rPr>
        <w:t>26</w:t>
      </w:r>
      <w:r w:rsidRPr="00CF2E7B">
        <w:rPr>
          <w:color w:val="353535"/>
          <w:bdr w:val="none" w:sz="0" w:space="0" w:color="auto" w:frame="1"/>
        </w:rPr>
        <w:t>   Oil exploration companies have to follow strict safety controls imposed by the Canadian government.</w:t>
      </w:r>
    </w:p>
    <w:p w:rsidR="00B75F93" w:rsidRPr="00CF2E7B" w:rsidRDefault="00B13C8E" w:rsidP="00CF2E7B">
      <w:pPr>
        <w:tabs>
          <w:tab w:val="left" w:pos="3176"/>
        </w:tabs>
        <w:contextualSpacing/>
        <w:rPr>
          <w:lang w:val="vi-VN"/>
        </w:rPr>
      </w:pPr>
      <w:r w:rsidRPr="00B13C8E">
        <w:rPr>
          <w:rFonts w:eastAsia="Times New Roman"/>
          <w:noProof/>
          <w:color w:val="auto"/>
          <w:spacing w:val="0"/>
        </w:rPr>
        <w:pict>
          <v:rect id="_x0000_i1025" alt="" style="width:468pt;height:.05pt;mso-width-percent:0;mso-height-percent:0;mso-width-percent:0;mso-height-percent:0" o:hralign="center" o:hrstd="t" o:hr="t" fillcolor="#a0a0a0" stroked="f"/>
        </w:pict>
      </w:r>
    </w:p>
    <w:p w:rsidR="00B75F93" w:rsidRPr="00CF2E7B" w:rsidRDefault="00B75F93" w:rsidP="00CF2E7B">
      <w:pPr>
        <w:tabs>
          <w:tab w:val="left" w:pos="3176"/>
        </w:tabs>
        <w:contextualSpacing/>
        <w:rPr>
          <w:b/>
          <w:bCs/>
          <w:lang w:val="en-US"/>
        </w:rPr>
      </w:pPr>
      <w:r w:rsidRPr="00CF2E7B">
        <w:rPr>
          <w:b/>
          <w:bCs/>
          <w:lang w:val="vi-VN"/>
        </w:rPr>
        <w:t>Hướng dẫn giải:</w:t>
      </w:r>
    </w:p>
    <w:p w:rsidR="00CF2E7B" w:rsidRDefault="00CF2E7B" w:rsidP="00CF2E7B">
      <w:pPr>
        <w:contextualSpacing/>
        <w:rPr>
          <w:rFonts w:eastAsia="Times New Roman"/>
          <w:color w:val="000000"/>
          <w:spacing w:val="0"/>
          <w:lang w:val="vi-VN"/>
        </w:rPr>
      </w:pPr>
      <w:r w:rsidRPr="00CF2E7B">
        <w:rPr>
          <w:rFonts w:eastAsia="Times New Roman"/>
          <w:b/>
          <w:bCs/>
          <w:color w:val="000000"/>
          <w:spacing w:val="0"/>
        </w:rPr>
        <w:t>Câu 14</w:t>
      </w:r>
    </w:p>
    <w:p w:rsidR="00CF2E7B" w:rsidRPr="00CF2E7B" w:rsidRDefault="00CF2E7B" w:rsidP="00CF2E7B">
      <w:pPr>
        <w:contextualSpacing/>
        <w:rPr>
          <w:rFonts w:eastAsia="Times New Roman"/>
          <w:color w:val="000000"/>
          <w:spacing w:val="0"/>
        </w:rPr>
      </w:pPr>
      <w:r w:rsidRPr="00CF2E7B">
        <w:rPr>
          <w:rFonts w:eastAsia="Times New Roman"/>
          <w:b/>
          <w:bCs/>
          <w:color w:val="000000"/>
          <w:spacing w:val="0"/>
        </w:rPr>
        <w:t>Nội dung:</w:t>
      </w:r>
      <w:r w:rsidRPr="00CF2E7B">
        <w:rPr>
          <w:rFonts w:eastAsia="Times New Roman"/>
          <w:color w:val="000000"/>
          <w:spacing w:val="0"/>
        </w:rPr>
        <w:t> Many countries could legally fish Newfoundland waters because of treaties Newfoundland had made before becoming part of Canada.</w:t>
      </w:r>
    </w:p>
    <w:p w:rsidR="00CF2E7B" w:rsidRPr="00CF2E7B" w:rsidRDefault="00CF2E7B" w:rsidP="00CF2E7B">
      <w:pPr>
        <w:numPr>
          <w:ilvl w:val="0"/>
          <w:numId w:val="35"/>
        </w:numPr>
        <w:contextualSpacing/>
        <w:rPr>
          <w:rFonts w:eastAsia="Times New Roman"/>
          <w:color w:val="000000"/>
          <w:spacing w:val="0"/>
        </w:rPr>
      </w:pPr>
      <w:r w:rsidRPr="00CF2E7B">
        <w:rPr>
          <w:rFonts w:eastAsia="Times New Roman"/>
          <w:b/>
          <w:bCs/>
          <w:color w:val="000000"/>
          <w:spacing w:val="0"/>
        </w:rPr>
        <w:t>Từ khóa tìm trong bài</w:t>
      </w:r>
    </w:p>
    <w:p w:rsidR="00CF2E7B" w:rsidRPr="00CF2E7B" w:rsidRDefault="00CF2E7B" w:rsidP="00CF2E7B">
      <w:pPr>
        <w:numPr>
          <w:ilvl w:val="1"/>
          <w:numId w:val="35"/>
        </w:numPr>
        <w:contextualSpacing/>
        <w:rPr>
          <w:rFonts w:eastAsia="Times New Roman"/>
          <w:color w:val="000000"/>
          <w:spacing w:val="0"/>
        </w:rPr>
      </w:pPr>
      <w:r w:rsidRPr="00CF2E7B">
        <w:rPr>
          <w:rFonts w:eastAsia="Times New Roman"/>
          <w:color w:val="000000"/>
          <w:spacing w:val="0"/>
        </w:rPr>
        <w:t>treaties</w:t>
      </w:r>
    </w:p>
    <w:p w:rsidR="00CF2E7B" w:rsidRPr="00CF2E7B" w:rsidRDefault="00CF2E7B" w:rsidP="00CF2E7B">
      <w:pPr>
        <w:numPr>
          <w:ilvl w:val="1"/>
          <w:numId w:val="35"/>
        </w:numPr>
        <w:contextualSpacing/>
        <w:rPr>
          <w:rFonts w:eastAsia="Times New Roman"/>
          <w:color w:val="000000"/>
          <w:spacing w:val="0"/>
        </w:rPr>
      </w:pPr>
      <w:r w:rsidRPr="00CF2E7B">
        <w:rPr>
          <w:rFonts w:eastAsia="Times New Roman"/>
          <w:color w:val="000000"/>
          <w:spacing w:val="0"/>
        </w:rPr>
        <w:t>Newfoundland</w:t>
      </w:r>
    </w:p>
    <w:p w:rsidR="00CF2E7B" w:rsidRPr="00CF2E7B" w:rsidRDefault="00CF2E7B" w:rsidP="00CF2E7B">
      <w:pPr>
        <w:numPr>
          <w:ilvl w:val="1"/>
          <w:numId w:val="35"/>
        </w:numPr>
        <w:contextualSpacing/>
        <w:rPr>
          <w:rFonts w:eastAsia="Times New Roman"/>
          <w:color w:val="000000"/>
          <w:spacing w:val="0"/>
        </w:rPr>
      </w:pPr>
      <w:r w:rsidRPr="00CF2E7B">
        <w:rPr>
          <w:rFonts w:eastAsia="Times New Roman"/>
          <w:color w:val="000000"/>
          <w:spacing w:val="0"/>
        </w:rPr>
        <w:t>before becoming part of Canada</w:t>
      </w:r>
    </w:p>
    <w:p w:rsidR="00CF2E7B" w:rsidRPr="00CF2E7B" w:rsidRDefault="00CF2E7B" w:rsidP="00CF2E7B">
      <w:pPr>
        <w:numPr>
          <w:ilvl w:val="0"/>
          <w:numId w:val="35"/>
        </w:numPr>
        <w:contextualSpacing/>
        <w:rPr>
          <w:rFonts w:eastAsia="Times New Roman"/>
          <w:color w:val="000000"/>
          <w:spacing w:val="0"/>
        </w:rPr>
      </w:pPr>
      <w:r w:rsidRPr="00CF2E7B">
        <w:rPr>
          <w:rFonts w:eastAsia="Times New Roman"/>
          <w:b/>
          <w:bCs/>
          <w:color w:val="000000"/>
          <w:spacing w:val="0"/>
        </w:rPr>
        <w:t>Từ khóa mấu chốt</w:t>
      </w:r>
    </w:p>
    <w:p w:rsidR="00CF2E7B" w:rsidRPr="00CF2E7B" w:rsidRDefault="00CF2E7B" w:rsidP="00CF2E7B">
      <w:pPr>
        <w:numPr>
          <w:ilvl w:val="1"/>
          <w:numId w:val="35"/>
        </w:numPr>
        <w:contextualSpacing/>
        <w:rPr>
          <w:rFonts w:eastAsia="Times New Roman"/>
          <w:color w:val="000000"/>
          <w:spacing w:val="0"/>
        </w:rPr>
      </w:pPr>
      <w:r w:rsidRPr="00CF2E7B">
        <w:rPr>
          <w:rFonts w:eastAsia="Times New Roman"/>
          <w:color w:val="000000"/>
          <w:spacing w:val="0"/>
        </w:rPr>
        <w:t>Đoạn C: "...foreign policy agreements Newfoundland had entered into prior to its admittance into the Canadian Confederation..."</w:t>
      </w:r>
    </w:p>
    <w:p w:rsidR="00CF2E7B" w:rsidRPr="00CF2E7B" w:rsidRDefault="00CF2E7B" w:rsidP="00CF2E7B">
      <w:pPr>
        <w:numPr>
          <w:ilvl w:val="0"/>
          <w:numId w:val="35"/>
        </w:numPr>
        <w:contextualSpacing/>
        <w:rPr>
          <w:rFonts w:eastAsia="Times New Roman"/>
          <w:color w:val="000000"/>
          <w:spacing w:val="0"/>
        </w:rPr>
      </w:pPr>
      <w:r w:rsidRPr="00CF2E7B">
        <w:rPr>
          <w:rFonts w:eastAsia="Times New Roman"/>
          <w:b/>
          <w:bCs/>
          <w:color w:val="000000"/>
          <w:spacing w:val="0"/>
        </w:rPr>
        <w:lastRenderedPageBreak/>
        <w:t>Phân tích &amp; Vị trí</w:t>
      </w:r>
    </w:p>
    <w:p w:rsidR="00CF2E7B" w:rsidRPr="00CF2E7B" w:rsidRDefault="00CF2E7B" w:rsidP="00CF2E7B">
      <w:pPr>
        <w:numPr>
          <w:ilvl w:val="1"/>
          <w:numId w:val="35"/>
        </w:numPr>
        <w:contextualSpacing/>
        <w:rPr>
          <w:rFonts w:eastAsia="Times New Roman"/>
          <w:color w:val="000000"/>
          <w:spacing w:val="0"/>
        </w:rPr>
      </w:pPr>
      <w:r w:rsidRPr="00CF2E7B">
        <w:rPr>
          <w:rFonts w:eastAsia="Times New Roman"/>
          <w:color w:val="000000"/>
          <w:spacing w:val="0"/>
        </w:rPr>
        <w:t>"Treaties" (hiệp ước) tương đương với "foreign policy agreements" (thỏa thuận chính sách đối ngoại).</w:t>
      </w:r>
    </w:p>
    <w:p w:rsidR="00CF2E7B" w:rsidRPr="00CF2E7B" w:rsidRDefault="00CF2E7B" w:rsidP="00CF2E7B">
      <w:pPr>
        <w:numPr>
          <w:ilvl w:val="1"/>
          <w:numId w:val="35"/>
        </w:numPr>
        <w:contextualSpacing/>
        <w:rPr>
          <w:rFonts w:eastAsia="Times New Roman"/>
          <w:color w:val="000000"/>
          <w:spacing w:val="0"/>
        </w:rPr>
      </w:pPr>
      <w:r w:rsidRPr="00CF2E7B">
        <w:rPr>
          <w:rFonts w:eastAsia="Times New Roman"/>
          <w:color w:val="000000"/>
          <w:spacing w:val="0"/>
        </w:rPr>
        <w:t>"Before becoming part of Canada" tương đương với "prior to its admittance into the Canadian Confederation". Đoạn văn giải thích lý do các hạm đội nước ngoài được phép đánh bắt cá.</w:t>
      </w:r>
    </w:p>
    <w:p w:rsidR="00CF2E7B" w:rsidRPr="00CF2E7B" w:rsidRDefault="00CF2E7B" w:rsidP="00CF2E7B">
      <w:pPr>
        <w:numPr>
          <w:ilvl w:val="0"/>
          <w:numId w:val="35"/>
        </w:numPr>
        <w:contextualSpacing/>
        <w:rPr>
          <w:rFonts w:eastAsia="Times New Roman"/>
          <w:color w:val="000000"/>
          <w:spacing w:val="0"/>
        </w:rPr>
      </w:pPr>
      <w:r w:rsidRPr="00CF2E7B">
        <w:rPr>
          <w:rFonts w:eastAsia="Times New Roman"/>
          <w:b/>
          <w:bCs/>
          <w:color w:val="000000"/>
          <w:spacing w:val="0"/>
        </w:rPr>
        <w:t>Đáp án:</w:t>
      </w:r>
      <w:r w:rsidRPr="00CF2E7B">
        <w:rPr>
          <w:rFonts w:eastAsia="Times New Roman"/>
          <w:color w:val="000000"/>
          <w:spacing w:val="0"/>
        </w:rPr>
        <w:t> C</w:t>
      </w:r>
    </w:p>
    <w:p w:rsidR="00CF2E7B" w:rsidRDefault="00CF2E7B" w:rsidP="00CF2E7B">
      <w:pPr>
        <w:contextualSpacing/>
        <w:rPr>
          <w:rFonts w:eastAsia="Times New Roman"/>
          <w:color w:val="000000"/>
          <w:spacing w:val="0"/>
          <w:lang w:val="vi-VN"/>
        </w:rPr>
      </w:pPr>
      <w:r w:rsidRPr="00CF2E7B">
        <w:rPr>
          <w:rFonts w:eastAsia="Times New Roman"/>
          <w:b/>
          <w:bCs/>
          <w:color w:val="000000"/>
          <w:spacing w:val="0"/>
        </w:rPr>
        <w:t>Câu 15</w:t>
      </w:r>
    </w:p>
    <w:p w:rsidR="00CF2E7B" w:rsidRPr="00CF2E7B" w:rsidRDefault="00CF2E7B" w:rsidP="00CF2E7B">
      <w:pPr>
        <w:contextualSpacing/>
        <w:rPr>
          <w:rFonts w:eastAsia="Times New Roman"/>
          <w:color w:val="000000"/>
          <w:spacing w:val="0"/>
        </w:rPr>
      </w:pPr>
      <w:r w:rsidRPr="00CF2E7B">
        <w:rPr>
          <w:rFonts w:eastAsia="Times New Roman"/>
          <w:b/>
          <w:bCs/>
          <w:color w:val="000000"/>
          <w:spacing w:val="0"/>
        </w:rPr>
        <w:t>Nội dung:</w:t>
      </w:r>
      <w:r w:rsidRPr="00CF2E7B">
        <w:rPr>
          <w:rFonts w:eastAsia="Times New Roman"/>
          <w:color w:val="000000"/>
          <w:spacing w:val="0"/>
        </w:rPr>
        <w:t> The establishment of the EEZ did not stop over-fishing in the Grand Banks.</w:t>
      </w:r>
    </w:p>
    <w:p w:rsidR="00CF2E7B" w:rsidRPr="00CF2E7B" w:rsidRDefault="00CF2E7B" w:rsidP="00CF2E7B">
      <w:pPr>
        <w:numPr>
          <w:ilvl w:val="0"/>
          <w:numId w:val="36"/>
        </w:numPr>
        <w:contextualSpacing/>
        <w:rPr>
          <w:rFonts w:eastAsia="Times New Roman"/>
          <w:color w:val="000000"/>
          <w:spacing w:val="0"/>
        </w:rPr>
      </w:pPr>
      <w:r w:rsidRPr="00CF2E7B">
        <w:rPr>
          <w:rFonts w:eastAsia="Times New Roman"/>
          <w:b/>
          <w:bCs/>
          <w:color w:val="000000"/>
          <w:spacing w:val="0"/>
        </w:rPr>
        <w:t>Từ khóa tìm trong bài</w:t>
      </w:r>
    </w:p>
    <w:p w:rsidR="00CF2E7B" w:rsidRPr="00CF2E7B" w:rsidRDefault="00CF2E7B" w:rsidP="00CF2E7B">
      <w:pPr>
        <w:numPr>
          <w:ilvl w:val="1"/>
          <w:numId w:val="36"/>
        </w:numPr>
        <w:contextualSpacing/>
        <w:rPr>
          <w:rFonts w:eastAsia="Times New Roman"/>
          <w:color w:val="000000"/>
          <w:spacing w:val="0"/>
        </w:rPr>
      </w:pPr>
      <w:r w:rsidRPr="00CF2E7B">
        <w:rPr>
          <w:rFonts w:eastAsia="Times New Roman"/>
          <w:color w:val="000000"/>
          <w:spacing w:val="0"/>
        </w:rPr>
        <w:t>establishment of the EEZ</w:t>
      </w:r>
    </w:p>
    <w:p w:rsidR="00CF2E7B" w:rsidRPr="00CF2E7B" w:rsidRDefault="00CF2E7B" w:rsidP="00CF2E7B">
      <w:pPr>
        <w:numPr>
          <w:ilvl w:val="1"/>
          <w:numId w:val="36"/>
        </w:numPr>
        <w:contextualSpacing/>
        <w:rPr>
          <w:rFonts w:eastAsia="Times New Roman"/>
          <w:color w:val="000000"/>
          <w:spacing w:val="0"/>
        </w:rPr>
      </w:pPr>
      <w:r w:rsidRPr="00CF2E7B">
        <w:rPr>
          <w:rFonts w:eastAsia="Times New Roman"/>
          <w:color w:val="000000"/>
          <w:spacing w:val="0"/>
        </w:rPr>
        <w:t>did not stop</w:t>
      </w:r>
    </w:p>
    <w:p w:rsidR="00CF2E7B" w:rsidRPr="00CF2E7B" w:rsidRDefault="00CF2E7B" w:rsidP="00CF2E7B">
      <w:pPr>
        <w:numPr>
          <w:ilvl w:val="1"/>
          <w:numId w:val="36"/>
        </w:numPr>
        <w:contextualSpacing/>
        <w:rPr>
          <w:rFonts w:eastAsia="Times New Roman"/>
          <w:color w:val="000000"/>
          <w:spacing w:val="0"/>
        </w:rPr>
      </w:pPr>
      <w:r w:rsidRPr="00CF2E7B">
        <w:rPr>
          <w:rFonts w:eastAsia="Times New Roman"/>
          <w:color w:val="000000"/>
          <w:spacing w:val="0"/>
        </w:rPr>
        <w:t>over-fishing</w:t>
      </w:r>
    </w:p>
    <w:p w:rsidR="00CF2E7B" w:rsidRPr="00CF2E7B" w:rsidRDefault="00CF2E7B" w:rsidP="00CF2E7B">
      <w:pPr>
        <w:numPr>
          <w:ilvl w:val="0"/>
          <w:numId w:val="36"/>
        </w:numPr>
        <w:contextualSpacing/>
        <w:rPr>
          <w:rFonts w:eastAsia="Times New Roman"/>
          <w:color w:val="000000"/>
          <w:spacing w:val="0"/>
        </w:rPr>
      </w:pPr>
      <w:r w:rsidRPr="00CF2E7B">
        <w:rPr>
          <w:rFonts w:eastAsia="Times New Roman"/>
          <w:b/>
          <w:bCs/>
          <w:color w:val="000000"/>
          <w:spacing w:val="0"/>
        </w:rPr>
        <w:t>Từ khóa mấu chốt</w:t>
      </w:r>
    </w:p>
    <w:p w:rsidR="00CF2E7B" w:rsidRPr="00CF2E7B" w:rsidRDefault="00CF2E7B" w:rsidP="00CF2E7B">
      <w:pPr>
        <w:numPr>
          <w:ilvl w:val="1"/>
          <w:numId w:val="36"/>
        </w:numPr>
        <w:contextualSpacing/>
        <w:rPr>
          <w:rFonts w:eastAsia="Times New Roman"/>
          <w:color w:val="000000"/>
          <w:spacing w:val="0"/>
        </w:rPr>
      </w:pPr>
      <w:r w:rsidRPr="00CF2E7B">
        <w:rPr>
          <w:rFonts w:eastAsia="Times New Roman"/>
          <w:color w:val="000000"/>
          <w:spacing w:val="0"/>
        </w:rPr>
        <w:t>Đoạn D: "...foreign fleets now pushed out to areas... outside the Canadian EEZ... domestic and foreign overfishing had taken its toll."</w:t>
      </w:r>
    </w:p>
    <w:p w:rsidR="00CF2E7B" w:rsidRPr="00CF2E7B" w:rsidRDefault="00CF2E7B" w:rsidP="00CF2E7B">
      <w:pPr>
        <w:numPr>
          <w:ilvl w:val="0"/>
          <w:numId w:val="36"/>
        </w:numPr>
        <w:contextualSpacing/>
        <w:rPr>
          <w:rFonts w:eastAsia="Times New Roman"/>
          <w:color w:val="000000"/>
          <w:spacing w:val="0"/>
        </w:rPr>
      </w:pPr>
      <w:r w:rsidRPr="00CF2E7B">
        <w:rPr>
          <w:rFonts w:eastAsia="Times New Roman"/>
          <w:b/>
          <w:bCs/>
          <w:color w:val="000000"/>
          <w:spacing w:val="0"/>
        </w:rPr>
        <w:t>Phân tích &amp; Vị trí</w:t>
      </w:r>
    </w:p>
    <w:p w:rsidR="00CF2E7B" w:rsidRPr="00CF2E7B" w:rsidRDefault="00CF2E7B" w:rsidP="00CF2E7B">
      <w:pPr>
        <w:numPr>
          <w:ilvl w:val="1"/>
          <w:numId w:val="36"/>
        </w:numPr>
        <w:contextualSpacing/>
        <w:rPr>
          <w:rFonts w:eastAsia="Times New Roman"/>
          <w:color w:val="000000"/>
          <w:spacing w:val="0"/>
        </w:rPr>
      </w:pPr>
      <w:r w:rsidRPr="00CF2E7B">
        <w:rPr>
          <w:rFonts w:eastAsia="Times New Roman"/>
          <w:color w:val="000000"/>
          <w:spacing w:val="0"/>
        </w:rPr>
        <w:t>Đoạn văn đề cập đến việc thiết lập EEZ (vùng đặc quyền kinh tế), nhưng sau đó chỉ ra rằng các hạm đội nước ngoài vẫn đánh bắt ngay bên ngoài vùng này và tình trạng "overfishing" (đánh bắt quá mức) vẫn gây thiệt hại ("taken its toll"). Điều này có nghĩa là việc thiết lập EEZ không ngăn chặn được vấn đề.</w:t>
      </w:r>
    </w:p>
    <w:p w:rsidR="00CF2E7B" w:rsidRPr="00CF2E7B" w:rsidRDefault="00CF2E7B" w:rsidP="00CF2E7B">
      <w:pPr>
        <w:numPr>
          <w:ilvl w:val="0"/>
          <w:numId w:val="36"/>
        </w:numPr>
        <w:contextualSpacing/>
        <w:rPr>
          <w:rFonts w:eastAsia="Times New Roman"/>
          <w:color w:val="000000"/>
          <w:spacing w:val="0"/>
        </w:rPr>
      </w:pPr>
      <w:r w:rsidRPr="00CF2E7B">
        <w:rPr>
          <w:rFonts w:eastAsia="Times New Roman"/>
          <w:b/>
          <w:bCs/>
          <w:color w:val="000000"/>
          <w:spacing w:val="0"/>
        </w:rPr>
        <w:t>Đáp án:</w:t>
      </w:r>
      <w:r w:rsidRPr="00CF2E7B">
        <w:rPr>
          <w:rFonts w:eastAsia="Times New Roman"/>
          <w:color w:val="000000"/>
          <w:spacing w:val="0"/>
        </w:rPr>
        <w:t> D</w:t>
      </w:r>
    </w:p>
    <w:p w:rsidR="00CF2E7B" w:rsidRDefault="00CF2E7B" w:rsidP="00CF2E7B">
      <w:pPr>
        <w:contextualSpacing/>
        <w:rPr>
          <w:rFonts w:eastAsia="Times New Roman"/>
          <w:color w:val="000000"/>
          <w:spacing w:val="0"/>
          <w:lang w:val="vi-VN"/>
        </w:rPr>
      </w:pPr>
      <w:r w:rsidRPr="00CF2E7B">
        <w:rPr>
          <w:rFonts w:eastAsia="Times New Roman"/>
          <w:b/>
          <w:bCs/>
          <w:color w:val="000000"/>
          <w:spacing w:val="0"/>
        </w:rPr>
        <w:t>Câu 16</w:t>
      </w:r>
    </w:p>
    <w:p w:rsidR="00CF2E7B" w:rsidRPr="00CF2E7B" w:rsidRDefault="00CF2E7B" w:rsidP="00CF2E7B">
      <w:pPr>
        <w:contextualSpacing/>
        <w:rPr>
          <w:rFonts w:eastAsia="Times New Roman"/>
          <w:color w:val="000000"/>
          <w:spacing w:val="0"/>
        </w:rPr>
      </w:pPr>
      <w:r w:rsidRPr="00CF2E7B">
        <w:rPr>
          <w:rFonts w:eastAsia="Times New Roman"/>
          <w:b/>
          <w:bCs/>
          <w:color w:val="000000"/>
          <w:spacing w:val="0"/>
        </w:rPr>
        <w:t>Nội dung:</w:t>
      </w:r>
      <w:r w:rsidRPr="00CF2E7B">
        <w:rPr>
          <w:rFonts w:eastAsia="Times New Roman"/>
          <w:color w:val="000000"/>
          <w:spacing w:val="0"/>
        </w:rPr>
        <w:t> Natural disasters could cause oil to destroy what is left of the Grand Banks ecosystem.</w:t>
      </w:r>
    </w:p>
    <w:p w:rsidR="00CF2E7B" w:rsidRPr="00CF2E7B" w:rsidRDefault="00CF2E7B" w:rsidP="00CF2E7B">
      <w:pPr>
        <w:numPr>
          <w:ilvl w:val="0"/>
          <w:numId w:val="37"/>
        </w:numPr>
        <w:contextualSpacing/>
        <w:rPr>
          <w:rFonts w:eastAsia="Times New Roman"/>
          <w:color w:val="000000"/>
          <w:spacing w:val="0"/>
        </w:rPr>
      </w:pPr>
      <w:r w:rsidRPr="00CF2E7B">
        <w:rPr>
          <w:rFonts w:eastAsia="Times New Roman"/>
          <w:b/>
          <w:bCs/>
          <w:color w:val="000000"/>
          <w:spacing w:val="0"/>
        </w:rPr>
        <w:t>Từ khóa tìm trong bài</w:t>
      </w:r>
    </w:p>
    <w:p w:rsidR="00CF2E7B" w:rsidRPr="00CF2E7B" w:rsidRDefault="00CF2E7B" w:rsidP="00CF2E7B">
      <w:pPr>
        <w:numPr>
          <w:ilvl w:val="1"/>
          <w:numId w:val="37"/>
        </w:numPr>
        <w:contextualSpacing/>
        <w:rPr>
          <w:rFonts w:eastAsia="Times New Roman"/>
          <w:color w:val="000000"/>
          <w:spacing w:val="0"/>
        </w:rPr>
      </w:pPr>
      <w:r w:rsidRPr="00CF2E7B">
        <w:rPr>
          <w:rFonts w:eastAsia="Times New Roman"/>
          <w:color w:val="000000"/>
          <w:spacing w:val="0"/>
        </w:rPr>
        <w:t>Natural disasters</w:t>
      </w:r>
    </w:p>
    <w:p w:rsidR="00CF2E7B" w:rsidRPr="00CF2E7B" w:rsidRDefault="00CF2E7B" w:rsidP="00CF2E7B">
      <w:pPr>
        <w:numPr>
          <w:ilvl w:val="1"/>
          <w:numId w:val="37"/>
        </w:numPr>
        <w:contextualSpacing/>
        <w:rPr>
          <w:rFonts w:eastAsia="Times New Roman"/>
          <w:color w:val="000000"/>
          <w:spacing w:val="0"/>
        </w:rPr>
      </w:pPr>
      <w:r w:rsidRPr="00CF2E7B">
        <w:rPr>
          <w:rFonts w:eastAsia="Times New Roman"/>
          <w:color w:val="000000"/>
          <w:spacing w:val="0"/>
        </w:rPr>
        <w:t>oil</w:t>
      </w:r>
    </w:p>
    <w:p w:rsidR="00CF2E7B" w:rsidRPr="00CF2E7B" w:rsidRDefault="00CF2E7B" w:rsidP="00CF2E7B">
      <w:pPr>
        <w:numPr>
          <w:ilvl w:val="1"/>
          <w:numId w:val="37"/>
        </w:numPr>
        <w:contextualSpacing/>
        <w:rPr>
          <w:rFonts w:eastAsia="Times New Roman"/>
          <w:color w:val="000000"/>
          <w:spacing w:val="0"/>
        </w:rPr>
      </w:pPr>
      <w:r w:rsidRPr="00CF2E7B">
        <w:rPr>
          <w:rFonts w:eastAsia="Times New Roman"/>
          <w:color w:val="000000"/>
          <w:spacing w:val="0"/>
        </w:rPr>
        <w:t>destroy ecosystem</w:t>
      </w:r>
    </w:p>
    <w:p w:rsidR="00CF2E7B" w:rsidRPr="00CF2E7B" w:rsidRDefault="00CF2E7B" w:rsidP="00CF2E7B">
      <w:pPr>
        <w:numPr>
          <w:ilvl w:val="0"/>
          <w:numId w:val="37"/>
        </w:numPr>
        <w:contextualSpacing/>
        <w:rPr>
          <w:rFonts w:eastAsia="Times New Roman"/>
          <w:color w:val="000000"/>
          <w:spacing w:val="0"/>
        </w:rPr>
      </w:pPr>
      <w:r w:rsidRPr="00CF2E7B">
        <w:rPr>
          <w:rFonts w:eastAsia="Times New Roman"/>
          <w:b/>
          <w:bCs/>
          <w:color w:val="000000"/>
          <w:spacing w:val="0"/>
        </w:rPr>
        <w:t>Từ khóa mấu chốt</w:t>
      </w:r>
    </w:p>
    <w:p w:rsidR="00CF2E7B" w:rsidRPr="00CF2E7B" w:rsidRDefault="00CF2E7B" w:rsidP="00CF2E7B">
      <w:pPr>
        <w:numPr>
          <w:ilvl w:val="1"/>
          <w:numId w:val="37"/>
        </w:numPr>
        <w:contextualSpacing/>
        <w:rPr>
          <w:rFonts w:eastAsia="Times New Roman"/>
          <w:color w:val="000000"/>
          <w:spacing w:val="0"/>
        </w:rPr>
      </w:pPr>
      <w:r w:rsidRPr="00CF2E7B">
        <w:rPr>
          <w:rFonts w:eastAsia="Times New Roman"/>
          <w:color w:val="000000"/>
          <w:spacing w:val="0"/>
        </w:rPr>
        <w:t>Đoạn F: "...earthquake and iceberg activity... pose a potential ecological disaster that could devastate the fishing grounds..."</w:t>
      </w:r>
    </w:p>
    <w:p w:rsidR="00CF2E7B" w:rsidRPr="00CF2E7B" w:rsidRDefault="00CF2E7B" w:rsidP="00CF2E7B">
      <w:pPr>
        <w:numPr>
          <w:ilvl w:val="0"/>
          <w:numId w:val="37"/>
        </w:numPr>
        <w:contextualSpacing/>
        <w:rPr>
          <w:rFonts w:eastAsia="Times New Roman"/>
          <w:color w:val="000000"/>
          <w:spacing w:val="0"/>
        </w:rPr>
      </w:pPr>
      <w:r w:rsidRPr="00CF2E7B">
        <w:rPr>
          <w:rFonts w:eastAsia="Times New Roman"/>
          <w:b/>
          <w:bCs/>
          <w:color w:val="000000"/>
          <w:spacing w:val="0"/>
        </w:rPr>
        <w:lastRenderedPageBreak/>
        <w:t>Phân tích &amp; Vị trí</w:t>
      </w:r>
    </w:p>
    <w:p w:rsidR="00CF2E7B" w:rsidRPr="00CF2E7B" w:rsidRDefault="00CF2E7B" w:rsidP="00CF2E7B">
      <w:pPr>
        <w:numPr>
          <w:ilvl w:val="1"/>
          <w:numId w:val="37"/>
        </w:numPr>
        <w:contextualSpacing/>
        <w:rPr>
          <w:rFonts w:eastAsia="Times New Roman"/>
          <w:color w:val="000000"/>
          <w:spacing w:val="0"/>
        </w:rPr>
      </w:pPr>
      <w:r w:rsidRPr="00CF2E7B">
        <w:rPr>
          <w:rFonts w:eastAsia="Times New Roman"/>
          <w:color w:val="000000"/>
          <w:spacing w:val="0"/>
        </w:rPr>
        <w:t>"Earthquake and iceberg activity" (động đất và băng trôi) là các thảm họa tự nhiên ("Natural disasters").</w:t>
      </w:r>
    </w:p>
    <w:p w:rsidR="00CF2E7B" w:rsidRPr="00CF2E7B" w:rsidRDefault="00CF2E7B" w:rsidP="00CF2E7B">
      <w:pPr>
        <w:numPr>
          <w:ilvl w:val="1"/>
          <w:numId w:val="37"/>
        </w:numPr>
        <w:contextualSpacing/>
        <w:rPr>
          <w:rFonts w:eastAsia="Times New Roman"/>
          <w:color w:val="000000"/>
          <w:spacing w:val="0"/>
        </w:rPr>
      </w:pPr>
      <w:r w:rsidRPr="00CF2E7B">
        <w:rPr>
          <w:rFonts w:eastAsia="Times New Roman"/>
          <w:color w:val="000000"/>
          <w:spacing w:val="0"/>
        </w:rPr>
        <w:t>"Devastate" (tàn phá) đồng nghĩa với "destroy". "Ecological disaster" tương ứng với việc hủy hoại hệ sinh thái ("ecosystem").</w:t>
      </w:r>
    </w:p>
    <w:p w:rsidR="00CF2E7B" w:rsidRPr="00CF2E7B" w:rsidRDefault="00CF2E7B" w:rsidP="00CF2E7B">
      <w:pPr>
        <w:numPr>
          <w:ilvl w:val="0"/>
          <w:numId w:val="37"/>
        </w:numPr>
        <w:contextualSpacing/>
        <w:rPr>
          <w:rFonts w:eastAsia="Times New Roman"/>
          <w:color w:val="000000"/>
          <w:spacing w:val="0"/>
        </w:rPr>
      </w:pPr>
      <w:r w:rsidRPr="00CF2E7B">
        <w:rPr>
          <w:rFonts w:eastAsia="Times New Roman"/>
          <w:b/>
          <w:bCs/>
          <w:color w:val="000000"/>
          <w:spacing w:val="0"/>
        </w:rPr>
        <w:t>Đáp án:</w:t>
      </w:r>
      <w:r w:rsidRPr="00CF2E7B">
        <w:rPr>
          <w:rFonts w:eastAsia="Times New Roman"/>
          <w:color w:val="000000"/>
          <w:spacing w:val="0"/>
        </w:rPr>
        <w:t> F</w:t>
      </w:r>
    </w:p>
    <w:p w:rsidR="00CF2E7B" w:rsidRDefault="00CF2E7B" w:rsidP="00CF2E7B">
      <w:pPr>
        <w:contextualSpacing/>
        <w:rPr>
          <w:rFonts w:eastAsia="Times New Roman"/>
          <w:color w:val="000000"/>
          <w:spacing w:val="0"/>
          <w:lang w:val="vi-VN"/>
        </w:rPr>
      </w:pPr>
      <w:r w:rsidRPr="00CF2E7B">
        <w:rPr>
          <w:rFonts w:eastAsia="Times New Roman"/>
          <w:b/>
          <w:bCs/>
          <w:color w:val="000000"/>
          <w:spacing w:val="0"/>
        </w:rPr>
        <w:t>Câu 17</w:t>
      </w:r>
    </w:p>
    <w:p w:rsidR="00CF2E7B" w:rsidRPr="00CF2E7B" w:rsidRDefault="00CF2E7B" w:rsidP="00CF2E7B">
      <w:pPr>
        <w:contextualSpacing/>
        <w:rPr>
          <w:rFonts w:eastAsia="Times New Roman"/>
          <w:color w:val="000000"/>
          <w:spacing w:val="0"/>
        </w:rPr>
      </w:pPr>
      <w:r w:rsidRPr="00CF2E7B">
        <w:rPr>
          <w:rFonts w:eastAsia="Times New Roman"/>
          <w:b/>
          <w:bCs/>
          <w:color w:val="000000"/>
          <w:spacing w:val="0"/>
        </w:rPr>
        <w:t>Nội dung:</w:t>
      </w:r>
      <w:r w:rsidRPr="00CF2E7B">
        <w:rPr>
          <w:rFonts w:eastAsia="Times New Roman"/>
          <w:color w:val="000000"/>
          <w:spacing w:val="0"/>
        </w:rPr>
        <w:t> The original amount of fish in the Grand Banks was due to different temperature waters mixing.</w:t>
      </w:r>
    </w:p>
    <w:p w:rsidR="00CF2E7B" w:rsidRPr="00CF2E7B" w:rsidRDefault="00CF2E7B" w:rsidP="00CF2E7B">
      <w:pPr>
        <w:numPr>
          <w:ilvl w:val="0"/>
          <w:numId w:val="38"/>
        </w:numPr>
        <w:contextualSpacing/>
        <w:rPr>
          <w:rFonts w:eastAsia="Times New Roman"/>
          <w:color w:val="000000"/>
          <w:spacing w:val="0"/>
        </w:rPr>
      </w:pPr>
      <w:r w:rsidRPr="00CF2E7B">
        <w:rPr>
          <w:rFonts w:eastAsia="Times New Roman"/>
          <w:b/>
          <w:bCs/>
          <w:color w:val="000000"/>
          <w:spacing w:val="0"/>
        </w:rPr>
        <w:t>Từ khóa tìm trong bài</w:t>
      </w:r>
    </w:p>
    <w:p w:rsidR="00CF2E7B" w:rsidRPr="00CF2E7B" w:rsidRDefault="00CF2E7B" w:rsidP="00CF2E7B">
      <w:pPr>
        <w:numPr>
          <w:ilvl w:val="1"/>
          <w:numId w:val="38"/>
        </w:numPr>
        <w:contextualSpacing/>
        <w:rPr>
          <w:rFonts w:eastAsia="Times New Roman"/>
          <w:color w:val="000000"/>
          <w:spacing w:val="0"/>
        </w:rPr>
      </w:pPr>
      <w:r w:rsidRPr="00CF2E7B">
        <w:rPr>
          <w:rFonts w:eastAsia="Times New Roman"/>
          <w:color w:val="000000"/>
          <w:spacing w:val="0"/>
        </w:rPr>
        <w:t>original amount of fish</w:t>
      </w:r>
    </w:p>
    <w:p w:rsidR="00CF2E7B" w:rsidRPr="00CF2E7B" w:rsidRDefault="00CF2E7B" w:rsidP="00CF2E7B">
      <w:pPr>
        <w:numPr>
          <w:ilvl w:val="1"/>
          <w:numId w:val="38"/>
        </w:numPr>
        <w:contextualSpacing/>
        <w:rPr>
          <w:rFonts w:eastAsia="Times New Roman"/>
          <w:color w:val="000000"/>
          <w:spacing w:val="0"/>
        </w:rPr>
      </w:pPr>
      <w:r w:rsidRPr="00CF2E7B">
        <w:rPr>
          <w:rFonts w:eastAsia="Times New Roman"/>
          <w:color w:val="000000"/>
          <w:spacing w:val="0"/>
        </w:rPr>
        <w:t>different temperature waters mixing</w:t>
      </w:r>
    </w:p>
    <w:p w:rsidR="00CF2E7B" w:rsidRPr="00CF2E7B" w:rsidRDefault="00CF2E7B" w:rsidP="00CF2E7B">
      <w:pPr>
        <w:numPr>
          <w:ilvl w:val="0"/>
          <w:numId w:val="38"/>
        </w:numPr>
        <w:contextualSpacing/>
        <w:rPr>
          <w:rFonts w:eastAsia="Times New Roman"/>
          <w:color w:val="000000"/>
          <w:spacing w:val="0"/>
        </w:rPr>
      </w:pPr>
      <w:r w:rsidRPr="00CF2E7B">
        <w:rPr>
          <w:rFonts w:eastAsia="Times New Roman"/>
          <w:b/>
          <w:bCs/>
          <w:color w:val="000000"/>
          <w:spacing w:val="0"/>
        </w:rPr>
        <w:t>Từ khóa mấu chốt</w:t>
      </w:r>
    </w:p>
    <w:p w:rsidR="00CF2E7B" w:rsidRPr="00CF2E7B" w:rsidRDefault="00CF2E7B" w:rsidP="00CF2E7B">
      <w:pPr>
        <w:numPr>
          <w:ilvl w:val="1"/>
          <w:numId w:val="38"/>
        </w:numPr>
        <w:contextualSpacing/>
        <w:rPr>
          <w:rFonts w:eastAsia="Times New Roman"/>
          <w:color w:val="000000"/>
          <w:spacing w:val="0"/>
        </w:rPr>
      </w:pPr>
      <w:r w:rsidRPr="00CF2E7B">
        <w:rPr>
          <w:rFonts w:eastAsia="Times New Roman"/>
          <w:color w:val="000000"/>
          <w:spacing w:val="0"/>
        </w:rPr>
        <w:t>Đoạn A: "...cold Labrador Current mixes with the warm waters... created one of the richest fishing grounds in the world."</w:t>
      </w:r>
    </w:p>
    <w:p w:rsidR="00CF2E7B" w:rsidRPr="00CF2E7B" w:rsidRDefault="00CF2E7B" w:rsidP="00CF2E7B">
      <w:pPr>
        <w:numPr>
          <w:ilvl w:val="0"/>
          <w:numId w:val="38"/>
        </w:numPr>
        <w:contextualSpacing/>
        <w:rPr>
          <w:rFonts w:eastAsia="Times New Roman"/>
          <w:color w:val="000000"/>
          <w:spacing w:val="0"/>
        </w:rPr>
      </w:pPr>
      <w:r w:rsidRPr="00CF2E7B">
        <w:rPr>
          <w:rFonts w:eastAsia="Times New Roman"/>
          <w:b/>
          <w:bCs/>
          <w:color w:val="000000"/>
          <w:spacing w:val="0"/>
        </w:rPr>
        <w:t>Phân tích &amp; Vị trí</w:t>
      </w:r>
    </w:p>
    <w:p w:rsidR="00CF2E7B" w:rsidRPr="00CF2E7B" w:rsidRDefault="00CF2E7B" w:rsidP="00CF2E7B">
      <w:pPr>
        <w:numPr>
          <w:ilvl w:val="1"/>
          <w:numId w:val="38"/>
        </w:numPr>
        <w:contextualSpacing/>
        <w:rPr>
          <w:rFonts w:eastAsia="Times New Roman"/>
          <w:color w:val="000000"/>
          <w:spacing w:val="0"/>
        </w:rPr>
      </w:pPr>
      <w:r w:rsidRPr="00CF2E7B">
        <w:rPr>
          <w:rFonts w:eastAsia="Times New Roman"/>
          <w:color w:val="000000"/>
          <w:spacing w:val="0"/>
        </w:rPr>
        <w:t>"Richest fishing grounds" (ngư trường giàu có nhất) ám chỉ lượng cá ban đầu ("original amount of fish").</w:t>
      </w:r>
    </w:p>
    <w:p w:rsidR="00CF2E7B" w:rsidRPr="00CF2E7B" w:rsidRDefault="00CF2E7B" w:rsidP="00CF2E7B">
      <w:pPr>
        <w:numPr>
          <w:ilvl w:val="1"/>
          <w:numId w:val="38"/>
        </w:numPr>
        <w:contextualSpacing/>
        <w:rPr>
          <w:rFonts w:eastAsia="Times New Roman"/>
          <w:color w:val="000000"/>
          <w:spacing w:val="0"/>
        </w:rPr>
      </w:pPr>
      <w:r w:rsidRPr="00CF2E7B">
        <w:rPr>
          <w:rFonts w:eastAsia="Times New Roman"/>
          <w:color w:val="000000"/>
          <w:spacing w:val="0"/>
        </w:rPr>
        <w:t>"Cold... mixes with... warm waters" chính là sự pha trộn của các dòng nước có nhiệt độ khác nhau ("different temperature waters mixing").</w:t>
      </w:r>
    </w:p>
    <w:p w:rsidR="00CF2E7B" w:rsidRPr="00CF2E7B" w:rsidRDefault="00CF2E7B" w:rsidP="00CF2E7B">
      <w:pPr>
        <w:numPr>
          <w:ilvl w:val="0"/>
          <w:numId w:val="38"/>
        </w:numPr>
        <w:contextualSpacing/>
        <w:rPr>
          <w:rFonts w:eastAsia="Times New Roman"/>
          <w:color w:val="000000"/>
          <w:spacing w:val="0"/>
        </w:rPr>
      </w:pPr>
      <w:r w:rsidRPr="00CF2E7B">
        <w:rPr>
          <w:rFonts w:eastAsia="Times New Roman"/>
          <w:b/>
          <w:bCs/>
          <w:color w:val="000000"/>
          <w:spacing w:val="0"/>
        </w:rPr>
        <w:t>Đáp án:</w:t>
      </w:r>
      <w:r w:rsidRPr="00CF2E7B">
        <w:rPr>
          <w:rFonts w:eastAsia="Times New Roman"/>
          <w:color w:val="000000"/>
          <w:spacing w:val="0"/>
        </w:rPr>
        <w:t> A</w:t>
      </w:r>
    </w:p>
    <w:p w:rsidR="00CF2E7B" w:rsidRDefault="00CF2E7B" w:rsidP="00CF2E7B">
      <w:pPr>
        <w:contextualSpacing/>
        <w:rPr>
          <w:rFonts w:eastAsia="Times New Roman"/>
          <w:color w:val="000000"/>
          <w:spacing w:val="0"/>
          <w:lang w:val="vi-VN"/>
        </w:rPr>
      </w:pPr>
      <w:r w:rsidRPr="00CF2E7B">
        <w:rPr>
          <w:rFonts w:eastAsia="Times New Roman"/>
          <w:b/>
          <w:bCs/>
          <w:color w:val="000000"/>
          <w:spacing w:val="0"/>
        </w:rPr>
        <w:t>Câu 18</w:t>
      </w:r>
    </w:p>
    <w:p w:rsidR="00CF2E7B" w:rsidRPr="00CF2E7B" w:rsidRDefault="00CF2E7B" w:rsidP="00CF2E7B">
      <w:pPr>
        <w:contextualSpacing/>
        <w:rPr>
          <w:rFonts w:eastAsia="Times New Roman"/>
          <w:color w:val="000000"/>
          <w:spacing w:val="0"/>
        </w:rPr>
      </w:pPr>
      <w:r w:rsidRPr="00CF2E7B">
        <w:rPr>
          <w:rFonts w:eastAsia="Times New Roman"/>
          <w:b/>
          <w:bCs/>
          <w:color w:val="000000"/>
          <w:spacing w:val="0"/>
        </w:rPr>
        <w:t>Nội dung:</w:t>
      </w:r>
      <w:r w:rsidRPr="00CF2E7B">
        <w:rPr>
          <w:rFonts w:eastAsia="Times New Roman"/>
          <w:color w:val="000000"/>
          <w:spacing w:val="0"/>
        </w:rPr>
        <w:t> East Canadian fishermen were generally happy with the establishment of the Canadian EEZ.</w:t>
      </w:r>
    </w:p>
    <w:p w:rsidR="00CF2E7B" w:rsidRPr="00CF2E7B" w:rsidRDefault="00CF2E7B" w:rsidP="00CF2E7B">
      <w:pPr>
        <w:numPr>
          <w:ilvl w:val="0"/>
          <w:numId w:val="39"/>
        </w:numPr>
        <w:contextualSpacing/>
        <w:rPr>
          <w:rFonts w:eastAsia="Times New Roman"/>
          <w:color w:val="000000"/>
          <w:spacing w:val="0"/>
        </w:rPr>
      </w:pPr>
      <w:r w:rsidRPr="00CF2E7B">
        <w:rPr>
          <w:rFonts w:eastAsia="Times New Roman"/>
          <w:b/>
          <w:bCs/>
          <w:color w:val="000000"/>
          <w:spacing w:val="0"/>
        </w:rPr>
        <w:t>Từ khóa tìm trong bài</w:t>
      </w:r>
    </w:p>
    <w:p w:rsidR="00CF2E7B" w:rsidRPr="00CF2E7B" w:rsidRDefault="00CF2E7B" w:rsidP="00CF2E7B">
      <w:pPr>
        <w:numPr>
          <w:ilvl w:val="1"/>
          <w:numId w:val="39"/>
        </w:numPr>
        <w:contextualSpacing/>
        <w:rPr>
          <w:rFonts w:eastAsia="Times New Roman"/>
          <w:color w:val="000000"/>
          <w:spacing w:val="0"/>
        </w:rPr>
      </w:pPr>
      <w:r w:rsidRPr="00CF2E7B">
        <w:rPr>
          <w:rFonts w:eastAsia="Times New Roman"/>
          <w:color w:val="000000"/>
          <w:spacing w:val="0"/>
        </w:rPr>
        <w:t>East Canadian fishermen</w:t>
      </w:r>
    </w:p>
    <w:p w:rsidR="00CF2E7B" w:rsidRPr="00CF2E7B" w:rsidRDefault="00CF2E7B" w:rsidP="00CF2E7B">
      <w:pPr>
        <w:numPr>
          <w:ilvl w:val="1"/>
          <w:numId w:val="39"/>
        </w:numPr>
        <w:contextualSpacing/>
        <w:rPr>
          <w:rFonts w:eastAsia="Times New Roman"/>
          <w:color w:val="000000"/>
          <w:spacing w:val="0"/>
        </w:rPr>
      </w:pPr>
      <w:r w:rsidRPr="00CF2E7B">
        <w:rPr>
          <w:rFonts w:eastAsia="Times New Roman"/>
          <w:color w:val="000000"/>
          <w:spacing w:val="0"/>
        </w:rPr>
        <w:t>happy</w:t>
      </w:r>
    </w:p>
    <w:p w:rsidR="00CF2E7B" w:rsidRPr="00CF2E7B" w:rsidRDefault="00CF2E7B" w:rsidP="00CF2E7B">
      <w:pPr>
        <w:numPr>
          <w:ilvl w:val="1"/>
          <w:numId w:val="39"/>
        </w:numPr>
        <w:contextualSpacing/>
        <w:rPr>
          <w:rFonts w:eastAsia="Times New Roman"/>
          <w:color w:val="000000"/>
          <w:spacing w:val="0"/>
        </w:rPr>
      </w:pPr>
      <w:r w:rsidRPr="00CF2E7B">
        <w:rPr>
          <w:rFonts w:eastAsia="Times New Roman"/>
          <w:color w:val="000000"/>
          <w:spacing w:val="0"/>
        </w:rPr>
        <w:t>establishment of the Canadian EEZ</w:t>
      </w:r>
    </w:p>
    <w:p w:rsidR="00CF2E7B" w:rsidRPr="00CF2E7B" w:rsidRDefault="00CF2E7B" w:rsidP="00CF2E7B">
      <w:pPr>
        <w:numPr>
          <w:ilvl w:val="0"/>
          <w:numId w:val="39"/>
        </w:numPr>
        <w:contextualSpacing/>
        <w:rPr>
          <w:rFonts w:eastAsia="Times New Roman"/>
          <w:color w:val="000000"/>
          <w:spacing w:val="0"/>
        </w:rPr>
      </w:pPr>
      <w:r w:rsidRPr="00CF2E7B">
        <w:rPr>
          <w:rFonts w:eastAsia="Times New Roman"/>
          <w:b/>
          <w:bCs/>
          <w:color w:val="000000"/>
          <w:spacing w:val="0"/>
        </w:rPr>
        <w:t>Từ khóa mấu chốt</w:t>
      </w:r>
    </w:p>
    <w:p w:rsidR="00CF2E7B" w:rsidRPr="00CF2E7B" w:rsidRDefault="00CF2E7B" w:rsidP="00CF2E7B">
      <w:pPr>
        <w:numPr>
          <w:ilvl w:val="1"/>
          <w:numId w:val="39"/>
        </w:numPr>
        <w:contextualSpacing/>
        <w:rPr>
          <w:rFonts w:eastAsia="Times New Roman"/>
          <w:color w:val="000000"/>
          <w:spacing w:val="0"/>
        </w:rPr>
      </w:pPr>
      <w:r w:rsidRPr="00CF2E7B">
        <w:rPr>
          <w:rFonts w:eastAsia="Times New Roman"/>
          <w:color w:val="000000"/>
          <w:spacing w:val="0"/>
        </w:rPr>
        <w:t>Đoạn D: "On the whole, the EEZ was very well received by fishermen in eastern Canada..."</w:t>
      </w:r>
    </w:p>
    <w:p w:rsidR="00CF2E7B" w:rsidRPr="00CF2E7B" w:rsidRDefault="00CF2E7B" w:rsidP="00CF2E7B">
      <w:pPr>
        <w:numPr>
          <w:ilvl w:val="0"/>
          <w:numId w:val="39"/>
        </w:numPr>
        <w:contextualSpacing/>
        <w:rPr>
          <w:rFonts w:eastAsia="Times New Roman"/>
          <w:color w:val="000000"/>
          <w:spacing w:val="0"/>
        </w:rPr>
      </w:pPr>
      <w:r w:rsidRPr="00CF2E7B">
        <w:rPr>
          <w:rFonts w:eastAsia="Times New Roman"/>
          <w:b/>
          <w:bCs/>
          <w:color w:val="000000"/>
          <w:spacing w:val="0"/>
        </w:rPr>
        <w:lastRenderedPageBreak/>
        <w:t>Phân tích &amp; Vị trí</w:t>
      </w:r>
    </w:p>
    <w:p w:rsidR="00CF2E7B" w:rsidRPr="00CF2E7B" w:rsidRDefault="00CF2E7B" w:rsidP="00CF2E7B">
      <w:pPr>
        <w:numPr>
          <w:ilvl w:val="1"/>
          <w:numId w:val="39"/>
        </w:numPr>
        <w:contextualSpacing/>
        <w:rPr>
          <w:rFonts w:eastAsia="Times New Roman"/>
          <w:color w:val="000000"/>
          <w:spacing w:val="0"/>
        </w:rPr>
      </w:pPr>
      <w:r w:rsidRPr="00CF2E7B">
        <w:rPr>
          <w:rFonts w:eastAsia="Times New Roman"/>
          <w:color w:val="000000"/>
          <w:spacing w:val="0"/>
        </w:rPr>
        <w:t>Cụm từ "very well received" (được đón nhận rất tốt) mang ý nghĩa tương đương với việc ngư dân cảm thấy vui vẻ/hài lòng ("happy").</w:t>
      </w:r>
    </w:p>
    <w:p w:rsidR="00CF2E7B" w:rsidRPr="00CF2E7B" w:rsidRDefault="00CF2E7B" w:rsidP="00CF2E7B">
      <w:pPr>
        <w:numPr>
          <w:ilvl w:val="0"/>
          <w:numId w:val="39"/>
        </w:numPr>
        <w:contextualSpacing/>
        <w:rPr>
          <w:rFonts w:eastAsia="Times New Roman"/>
          <w:color w:val="000000"/>
          <w:spacing w:val="0"/>
        </w:rPr>
      </w:pPr>
      <w:r w:rsidRPr="00CF2E7B">
        <w:rPr>
          <w:rFonts w:eastAsia="Times New Roman"/>
          <w:b/>
          <w:bCs/>
          <w:color w:val="000000"/>
          <w:spacing w:val="0"/>
        </w:rPr>
        <w:t>Đáp án:</w:t>
      </w:r>
      <w:r w:rsidRPr="00CF2E7B">
        <w:rPr>
          <w:rFonts w:eastAsia="Times New Roman"/>
          <w:color w:val="000000"/>
          <w:spacing w:val="0"/>
        </w:rPr>
        <w:t> D</w:t>
      </w:r>
    </w:p>
    <w:p w:rsidR="00CF2E7B" w:rsidRDefault="00CF2E7B" w:rsidP="00CF2E7B">
      <w:pPr>
        <w:contextualSpacing/>
        <w:rPr>
          <w:rFonts w:eastAsia="Times New Roman"/>
          <w:color w:val="000000"/>
          <w:spacing w:val="0"/>
          <w:lang w:val="vi-VN"/>
        </w:rPr>
      </w:pPr>
      <w:r w:rsidRPr="00CF2E7B">
        <w:rPr>
          <w:rFonts w:eastAsia="Times New Roman"/>
          <w:b/>
          <w:bCs/>
          <w:color w:val="000000"/>
          <w:spacing w:val="0"/>
        </w:rPr>
        <w:t>Câu 19</w:t>
      </w:r>
    </w:p>
    <w:p w:rsidR="00CF2E7B" w:rsidRPr="00CF2E7B" w:rsidRDefault="00CF2E7B" w:rsidP="00CF2E7B">
      <w:pPr>
        <w:contextualSpacing/>
        <w:rPr>
          <w:rFonts w:eastAsia="Times New Roman"/>
          <w:color w:val="000000"/>
          <w:spacing w:val="0"/>
        </w:rPr>
      </w:pPr>
      <w:r w:rsidRPr="00CF2E7B">
        <w:rPr>
          <w:rFonts w:eastAsia="Times New Roman"/>
          <w:b/>
          <w:bCs/>
          <w:color w:val="000000"/>
          <w:spacing w:val="0"/>
        </w:rPr>
        <w:t>Nội dung:</w:t>
      </w:r>
      <w:r w:rsidRPr="00CF2E7B">
        <w:rPr>
          <w:rFonts w:eastAsia="Times New Roman"/>
          <w:color w:val="000000"/>
          <w:spacing w:val="0"/>
        </w:rPr>
        <w:t> Grand Banks’ cod stocks are still 90 per cent lower than what they were in the 1960’s.</w:t>
      </w:r>
    </w:p>
    <w:p w:rsidR="00CF2E7B" w:rsidRPr="00CF2E7B" w:rsidRDefault="00CF2E7B" w:rsidP="00CF2E7B">
      <w:pPr>
        <w:numPr>
          <w:ilvl w:val="0"/>
          <w:numId w:val="40"/>
        </w:numPr>
        <w:contextualSpacing/>
        <w:rPr>
          <w:rFonts w:eastAsia="Times New Roman"/>
          <w:color w:val="000000"/>
          <w:spacing w:val="0"/>
        </w:rPr>
      </w:pPr>
      <w:r w:rsidRPr="00CF2E7B">
        <w:rPr>
          <w:rFonts w:eastAsia="Times New Roman"/>
          <w:b/>
          <w:bCs/>
          <w:color w:val="000000"/>
          <w:spacing w:val="0"/>
        </w:rPr>
        <w:t>Từ khóa tìm trong bài</w:t>
      </w:r>
    </w:p>
    <w:p w:rsidR="00CF2E7B" w:rsidRPr="00CF2E7B" w:rsidRDefault="00CF2E7B" w:rsidP="00CF2E7B">
      <w:pPr>
        <w:numPr>
          <w:ilvl w:val="1"/>
          <w:numId w:val="40"/>
        </w:numPr>
        <w:contextualSpacing/>
        <w:rPr>
          <w:rFonts w:eastAsia="Times New Roman"/>
          <w:color w:val="000000"/>
          <w:spacing w:val="0"/>
        </w:rPr>
      </w:pPr>
      <w:r w:rsidRPr="00CF2E7B">
        <w:rPr>
          <w:rFonts w:eastAsia="Times New Roman"/>
          <w:color w:val="000000"/>
          <w:spacing w:val="0"/>
        </w:rPr>
        <w:t>cod stocks</w:t>
      </w:r>
    </w:p>
    <w:p w:rsidR="00CF2E7B" w:rsidRPr="00CF2E7B" w:rsidRDefault="00CF2E7B" w:rsidP="00CF2E7B">
      <w:pPr>
        <w:numPr>
          <w:ilvl w:val="1"/>
          <w:numId w:val="40"/>
        </w:numPr>
        <w:contextualSpacing/>
        <w:rPr>
          <w:rFonts w:eastAsia="Times New Roman"/>
          <w:color w:val="000000"/>
          <w:spacing w:val="0"/>
        </w:rPr>
      </w:pPr>
      <w:r w:rsidRPr="00CF2E7B">
        <w:rPr>
          <w:rFonts w:eastAsia="Times New Roman"/>
          <w:color w:val="000000"/>
          <w:spacing w:val="0"/>
        </w:rPr>
        <w:t>90 per cent lower</w:t>
      </w:r>
    </w:p>
    <w:p w:rsidR="00CF2E7B" w:rsidRPr="00CF2E7B" w:rsidRDefault="00CF2E7B" w:rsidP="00CF2E7B">
      <w:pPr>
        <w:numPr>
          <w:ilvl w:val="1"/>
          <w:numId w:val="40"/>
        </w:numPr>
        <w:contextualSpacing/>
        <w:rPr>
          <w:rFonts w:eastAsia="Times New Roman"/>
          <w:color w:val="000000"/>
          <w:spacing w:val="0"/>
        </w:rPr>
      </w:pPr>
      <w:r w:rsidRPr="00CF2E7B">
        <w:rPr>
          <w:rFonts w:eastAsia="Times New Roman"/>
          <w:color w:val="000000"/>
          <w:spacing w:val="0"/>
        </w:rPr>
        <w:t>1960’s</w:t>
      </w:r>
    </w:p>
    <w:p w:rsidR="00CF2E7B" w:rsidRPr="00CF2E7B" w:rsidRDefault="00CF2E7B" w:rsidP="00CF2E7B">
      <w:pPr>
        <w:numPr>
          <w:ilvl w:val="0"/>
          <w:numId w:val="40"/>
        </w:numPr>
        <w:contextualSpacing/>
        <w:rPr>
          <w:rFonts w:eastAsia="Times New Roman"/>
          <w:color w:val="000000"/>
          <w:spacing w:val="0"/>
        </w:rPr>
      </w:pPr>
      <w:r w:rsidRPr="00CF2E7B">
        <w:rPr>
          <w:rFonts w:eastAsia="Times New Roman"/>
          <w:b/>
          <w:bCs/>
          <w:color w:val="000000"/>
          <w:spacing w:val="0"/>
        </w:rPr>
        <w:t>Từ khóa mấu chốt</w:t>
      </w:r>
    </w:p>
    <w:p w:rsidR="00CF2E7B" w:rsidRPr="00CF2E7B" w:rsidRDefault="00CF2E7B" w:rsidP="00CF2E7B">
      <w:pPr>
        <w:numPr>
          <w:ilvl w:val="1"/>
          <w:numId w:val="40"/>
        </w:numPr>
        <w:contextualSpacing/>
        <w:rPr>
          <w:rFonts w:eastAsia="Times New Roman"/>
          <w:color w:val="000000"/>
          <w:spacing w:val="0"/>
        </w:rPr>
      </w:pPr>
      <w:r w:rsidRPr="00CF2E7B">
        <w:rPr>
          <w:rFonts w:eastAsia="Times New Roman"/>
          <w:color w:val="000000"/>
          <w:spacing w:val="0"/>
        </w:rPr>
        <w:t>Đoạn E: "...cod stocks are still only at approximately ten per cent of 1960’s levels."</w:t>
      </w:r>
    </w:p>
    <w:p w:rsidR="00CF2E7B" w:rsidRPr="00CF2E7B" w:rsidRDefault="00CF2E7B" w:rsidP="00CF2E7B">
      <w:pPr>
        <w:numPr>
          <w:ilvl w:val="0"/>
          <w:numId w:val="40"/>
        </w:numPr>
        <w:contextualSpacing/>
        <w:rPr>
          <w:rFonts w:eastAsia="Times New Roman"/>
          <w:color w:val="000000"/>
          <w:spacing w:val="0"/>
        </w:rPr>
      </w:pPr>
      <w:r w:rsidRPr="00CF2E7B">
        <w:rPr>
          <w:rFonts w:eastAsia="Times New Roman"/>
          <w:b/>
          <w:bCs/>
          <w:color w:val="000000"/>
          <w:spacing w:val="0"/>
        </w:rPr>
        <w:t>Phân tích &amp; Vị trí</w:t>
      </w:r>
    </w:p>
    <w:p w:rsidR="00CF2E7B" w:rsidRPr="00CF2E7B" w:rsidRDefault="00CF2E7B" w:rsidP="00CF2E7B">
      <w:pPr>
        <w:numPr>
          <w:ilvl w:val="1"/>
          <w:numId w:val="40"/>
        </w:numPr>
        <w:contextualSpacing/>
        <w:rPr>
          <w:rFonts w:eastAsia="Times New Roman"/>
          <w:color w:val="000000"/>
          <w:spacing w:val="0"/>
        </w:rPr>
      </w:pPr>
      <w:r w:rsidRPr="00CF2E7B">
        <w:rPr>
          <w:rFonts w:eastAsia="Times New Roman"/>
          <w:color w:val="000000"/>
          <w:spacing w:val="0"/>
        </w:rPr>
        <w:t>Bài đọc nói trữ lượng cá tuyết chỉ còn khoảng 10% so với mức của những năm 1960 ("ten per cent of 1960’s levels"). Điều này đồng nghĩa với việc nó thấp hơn 90% ("90 per cent lower").</w:t>
      </w:r>
    </w:p>
    <w:p w:rsidR="00CF2E7B" w:rsidRPr="00CF2E7B" w:rsidRDefault="00CF2E7B" w:rsidP="00CF2E7B">
      <w:pPr>
        <w:numPr>
          <w:ilvl w:val="0"/>
          <w:numId w:val="40"/>
        </w:numPr>
        <w:contextualSpacing/>
        <w:rPr>
          <w:rFonts w:eastAsia="Times New Roman"/>
          <w:color w:val="000000"/>
          <w:spacing w:val="0"/>
        </w:rPr>
      </w:pPr>
      <w:r w:rsidRPr="00CF2E7B">
        <w:rPr>
          <w:rFonts w:eastAsia="Times New Roman"/>
          <w:b/>
          <w:bCs/>
          <w:color w:val="000000"/>
          <w:spacing w:val="0"/>
        </w:rPr>
        <w:t>Đáp án:</w:t>
      </w:r>
      <w:r w:rsidRPr="00CF2E7B">
        <w:rPr>
          <w:rFonts w:eastAsia="Times New Roman"/>
          <w:color w:val="000000"/>
          <w:spacing w:val="0"/>
        </w:rPr>
        <w:t> E</w:t>
      </w:r>
    </w:p>
    <w:p w:rsidR="00CF2E7B" w:rsidRDefault="00CF2E7B" w:rsidP="00CF2E7B">
      <w:pPr>
        <w:contextualSpacing/>
        <w:rPr>
          <w:rFonts w:eastAsia="Times New Roman"/>
          <w:color w:val="000000"/>
          <w:spacing w:val="0"/>
          <w:lang w:val="vi-VN"/>
        </w:rPr>
      </w:pPr>
      <w:r w:rsidRPr="00CF2E7B">
        <w:rPr>
          <w:rFonts w:eastAsia="Times New Roman"/>
          <w:b/>
          <w:bCs/>
          <w:color w:val="000000"/>
          <w:spacing w:val="0"/>
        </w:rPr>
        <w:t>Câu 20</w:t>
      </w:r>
    </w:p>
    <w:p w:rsidR="00CF2E7B" w:rsidRPr="00CF2E7B" w:rsidRDefault="00CF2E7B" w:rsidP="00CF2E7B">
      <w:pPr>
        <w:contextualSpacing/>
        <w:rPr>
          <w:rFonts w:eastAsia="Times New Roman"/>
          <w:color w:val="000000"/>
          <w:spacing w:val="0"/>
        </w:rPr>
      </w:pPr>
      <w:r w:rsidRPr="00CF2E7B">
        <w:rPr>
          <w:rFonts w:eastAsia="Times New Roman"/>
          <w:b/>
          <w:bCs/>
          <w:color w:val="000000"/>
          <w:spacing w:val="0"/>
        </w:rPr>
        <w:t>Nội dung:</w:t>
      </w:r>
      <w:r w:rsidRPr="00CF2E7B">
        <w:rPr>
          <w:rFonts w:eastAsia="Times New Roman"/>
          <w:color w:val="000000"/>
          <w:spacing w:val="0"/>
        </w:rPr>
        <w:t> The French were the first to prepare the cod on board their ships before going back to France.</w:t>
      </w:r>
    </w:p>
    <w:p w:rsidR="00CF2E7B" w:rsidRPr="00CF2E7B" w:rsidRDefault="00CF2E7B" w:rsidP="00CF2E7B">
      <w:pPr>
        <w:numPr>
          <w:ilvl w:val="0"/>
          <w:numId w:val="41"/>
        </w:numPr>
        <w:contextualSpacing/>
        <w:rPr>
          <w:rFonts w:eastAsia="Times New Roman"/>
          <w:color w:val="000000"/>
          <w:spacing w:val="0"/>
        </w:rPr>
      </w:pPr>
      <w:r w:rsidRPr="00CF2E7B">
        <w:rPr>
          <w:rFonts w:eastAsia="Times New Roman"/>
          <w:b/>
          <w:bCs/>
          <w:color w:val="000000"/>
          <w:spacing w:val="0"/>
        </w:rPr>
        <w:t>Từ khóa tìm trong bài</w:t>
      </w:r>
    </w:p>
    <w:p w:rsidR="00CF2E7B" w:rsidRPr="00CF2E7B" w:rsidRDefault="00CF2E7B" w:rsidP="00CF2E7B">
      <w:pPr>
        <w:numPr>
          <w:ilvl w:val="1"/>
          <w:numId w:val="41"/>
        </w:numPr>
        <w:contextualSpacing/>
        <w:rPr>
          <w:rFonts w:eastAsia="Times New Roman"/>
          <w:color w:val="000000"/>
          <w:spacing w:val="0"/>
        </w:rPr>
      </w:pPr>
      <w:r w:rsidRPr="00CF2E7B">
        <w:rPr>
          <w:rFonts w:eastAsia="Times New Roman"/>
          <w:color w:val="000000"/>
          <w:spacing w:val="0"/>
        </w:rPr>
        <w:t>French</w:t>
      </w:r>
    </w:p>
    <w:p w:rsidR="00CF2E7B" w:rsidRPr="00CF2E7B" w:rsidRDefault="00CF2E7B" w:rsidP="00CF2E7B">
      <w:pPr>
        <w:numPr>
          <w:ilvl w:val="1"/>
          <w:numId w:val="41"/>
        </w:numPr>
        <w:contextualSpacing/>
        <w:rPr>
          <w:rFonts w:eastAsia="Times New Roman"/>
          <w:color w:val="000000"/>
          <w:spacing w:val="0"/>
        </w:rPr>
      </w:pPr>
      <w:r w:rsidRPr="00CF2E7B">
        <w:rPr>
          <w:rFonts w:eastAsia="Times New Roman"/>
          <w:color w:val="000000"/>
          <w:spacing w:val="0"/>
        </w:rPr>
        <w:t>first</w:t>
      </w:r>
    </w:p>
    <w:p w:rsidR="00CF2E7B" w:rsidRPr="00CF2E7B" w:rsidRDefault="00CF2E7B" w:rsidP="00CF2E7B">
      <w:pPr>
        <w:numPr>
          <w:ilvl w:val="1"/>
          <w:numId w:val="41"/>
        </w:numPr>
        <w:contextualSpacing/>
        <w:rPr>
          <w:rFonts w:eastAsia="Times New Roman"/>
          <w:color w:val="000000"/>
          <w:spacing w:val="0"/>
        </w:rPr>
      </w:pPr>
      <w:r w:rsidRPr="00CF2E7B">
        <w:rPr>
          <w:rFonts w:eastAsia="Times New Roman"/>
          <w:color w:val="000000"/>
          <w:spacing w:val="0"/>
        </w:rPr>
        <w:t>prepare cod on board</w:t>
      </w:r>
    </w:p>
    <w:p w:rsidR="00CF2E7B" w:rsidRPr="00CF2E7B" w:rsidRDefault="00CF2E7B" w:rsidP="00CF2E7B">
      <w:pPr>
        <w:numPr>
          <w:ilvl w:val="1"/>
          <w:numId w:val="41"/>
        </w:numPr>
        <w:contextualSpacing/>
        <w:rPr>
          <w:rFonts w:eastAsia="Times New Roman"/>
          <w:color w:val="000000"/>
          <w:spacing w:val="0"/>
        </w:rPr>
      </w:pPr>
      <w:r w:rsidRPr="00CF2E7B">
        <w:rPr>
          <w:rFonts w:eastAsia="Times New Roman"/>
          <w:color w:val="000000"/>
          <w:spacing w:val="0"/>
        </w:rPr>
        <w:t>before going back</w:t>
      </w:r>
    </w:p>
    <w:p w:rsidR="00CF2E7B" w:rsidRPr="00CF2E7B" w:rsidRDefault="00CF2E7B" w:rsidP="00CF2E7B">
      <w:pPr>
        <w:numPr>
          <w:ilvl w:val="0"/>
          <w:numId w:val="41"/>
        </w:numPr>
        <w:contextualSpacing/>
        <w:rPr>
          <w:rFonts w:eastAsia="Times New Roman"/>
          <w:color w:val="000000"/>
          <w:spacing w:val="0"/>
        </w:rPr>
      </w:pPr>
      <w:r w:rsidRPr="00CF2E7B">
        <w:rPr>
          <w:rFonts w:eastAsia="Times New Roman"/>
          <w:b/>
          <w:bCs/>
          <w:color w:val="000000"/>
          <w:spacing w:val="0"/>
        </w:rPr>
        <w:t>Từ khóa mấu chốt</w:t>
      </w:r>
    </w:p>
    <w:p w:rsidR="00CF2E7B" w:rsidRPr="00CF2E7B" w:rsidRDefault="00CF2E7B" w:rsidP="00CF2E7B">
      <w:pPr>
        <w:numPr>
          <w:ilvl w:val="1"/>
          <w:numId w:val="41"/>
        </w:numPr>
        <w:contextualSpacing/>
        <w:rPr>
          <w:rFonts w:eastAsia="Times New Roman"/>
          <w:color w:val="000000"/>
          <w:spacing w:val="0"/>
        </w:rPr>
      </w:pPr>
      <w:r w:rsidRPr="00CF2E7B">
        <w:rPr>
          <w:rFonts w:eastAsia="Times New Roman"/>
          <w:color w:val="000000"/>
          <w:spacing w:val="0"/>
        </w:rPr>
        <w:t>Đoạn B: "The French pioneered ‘wet’ or ‘green’ fishery... heavily salting the cod on board and immediately returning home."</w:t>
      </w:r>
    </w:p>
    <w:p w:rsidR="00CF2E7B" w:rsidRPr="00CF2E7B" w:rsidRDefault="00CF2E7B" w:rsidP="00CF2E7B">
      <w:pPr>
        <w:numPr>
          <w:ilvl w:val="0"/>
          <w:numId w:val="41"/>
        </w:numPr>
        <w:contextualSpacing/>
        <w:rPr>
          <w:rFonts w:eastAsia="Times New Roman"/>
          <w:color w:val="000000"/>
          <w:spacing w:val="0"/>
        </w:rPr>
      </w:pPr>
      <w:r w:rsidRPr="00CF2E7B">
        <w:rPr>
          <w:rFonts w:eastAsia="Times New Roman"/>
          <w:b/>
          <w:bCs/>
          <w:color w:val="000000"/>
          <w:spacing w:val="0"/>
        </w:rPr>
        <w:t>Phân tích &amp; Vị trí</w:t>
      </w:r>
    </w:p>
    <w:p w:rsidR="00CF2E7B" w:rsidRPr="00CF2E7B" w:rsidRDefault="00CF2E7B" w:rsidP="00CF2E7B">
      <w:pPr>
        <w:numPr>
          <w:ilvl w:val="1"/>
          <w:numId w:val="41"/>
        </w:numPr>
        <w:contextualSpacing/>
        <w:rPr>
          <w:rFonts w:eastAsia="Times New Roman"/>
          <w:color w:val="000000"/>
          <w:spacing w:val="0"/>
        </w:rPr>
      </w:pPr>
      <w:r w:rsidRPr="00CF2E7B">
        <w:rPr>
          <w:rFonts w:eastAsia="Times New Roman"/>
          <w:color w:val="000000"/>
          <w:spacing w:val="0"/>
        </w:rPr>
        <w:t>"Pioneered" (tiên phong) tương ứng với "first".</w:t>
      </w:r>
    </w:p>
    <w:p w:rsidR="00CF2E7B" w:rsidRPr="00CF2E7B" w:rsidRDefault="00CF2E7B" w:rsidP="00CF2E7B">
      <w:pPr>
        <w:numPr>
          <w:ilvl w:val="1"/>
          <w:numId w:val="41"/>
        </w:numPr>
        <w:contextualSpacing/>
        <w:rPr>
          <w:rFonts w:eastAsia="Times New Roman"/>
          <w:color w:val="000000"/>
          <w:spacing w:val="0"/>
        </w:rPr>
      </w:pPr>
      <w:r w:rsidRPr="00CF2E7B">
        <w:rPr>
          <w:rFonts w:eastAsia="Times New Roman"/>
          <w:color w:val="000000"/>
          <w:spacing w:val="0"/>
        </w:rPr>
        <w:lastRenderedPageBreak/>
        <w:t>"Salting the cod on board" (muối cá trên tàu) là hành động sơ chế ("prepare cod on board").</w:t>
      </w:r>
    </w:p>
    <w:p w:rsidR="00CF2E7B" w:rsidRPr="00CF2E7B" w:rsidRDefault="00CF2E7B" w:rsidP="00CF2E7B">
      <w:pPr>
        <w:numPr>
          <w:ilvl w:val="1"/>
          <w:numId w:val="41"/>
        </w:numPr>
        <w:contextualSpacing/>
        <w:rPr>
          <w:rFonts w:eastAsia="Times New Roman"/>
          <w:color w:val="000000"/>
          <w:spacing w:val="0"/>
        </w:rPr>
      </w:pPr>
      <w:r w:rsidRPr="00CF2E7B">
        <w:rPr>
          <w:rFonts w:eastAsia="Times New Roman"/>
          <w:color w:val="000000"/>
          <w:spacing w:val="0"/>
        </w:rPr>
        <w:t>"Immediately returning home" tương ứng với "going back to France".</w:t>
      </w:r>
    </w:p>
    <w:p w:rsidR="00CF2E7B" w:rsidRPr="00CF2E7B" w:rsidRDefault="00CF2E7B" w:rsidP="00CF2E7B">
      <w:pPr>
        <w:numPr>
          <w:ilvl w:val="0"/>
          <w:numId w:val="41"/>
        </w:numPr>
        <w:contextualSpacing/>
        <w:rPr>
          <w:rFonts w:eastAsia="Times New Roman"/>
          <w:color w:val="000000"/>
          <w:spacing w:val="0"/>
        </w:rPr>
      </w:pPr>
      <w:r w:rsidRPr="00CF2E7B">
        <w:rPr>
          <w:rFonts w:eastAsia="Times New Roman"/>
          <w:b/>
          <w:bCs/>
          <w:color w:val="000000"/>
          <w:spacing w:val="0"/>
        </w:rPr>
        <w:t>Đáp án:</w:t>
      </w:r>
      <w:r w:rsidRPr="00CF2E7B">
        <w:rPr>
          <w:rFonts w:eastAsia="Times New Roman"/>
          <w:color w:val="000000"/>
          <w:spacing w:val="0"/>
        </w:rPr>
        <w:t> B</w:t>
      </w:r>
    </w:p>
    <w:p w:rsidR="00CF2E7B" w:rsidRDefault="00CF2E7B" w:rsidP="00CF2E7B">
      <w:pPr>
        <w:contextualSpacing/>
        <w:rPr>
          <w:rFonts w:eastAsia="Times New Roman"/>
          <w:color w:val="000000"/>
          <w:spacing w:val="0"/>
          <w:lang w:val="vi-VN"/>
        </w:rPr>
      </w:pPr>
      <w:r w:rsidRPr="00CF2E7B">
        <w:rPr>
          <w:rFonts w:eastAsia="Times New Roman"/>
          <w:b/>
          <w:bCs/>
          <w:color w:val="000000"/>
          <w:spacing w:val="0"/>
        </w:rPr>
        <w:t>Câu 21</w:t>
      </w:r>
    </w:p>
    <w:p w:rsidR="00CF2E7B" w:rsidRPr="00CF2E7B" w:rsidRDefault="00CF2E7B" w:rsidP="00CF2E7B">
      <w:pPr>
        <w:contextualSpacing/>
        <w:rPr>
          <w:rFonts w:eastAsia="Times New Roman"/>
          <w:color w:val="000000"/>
          <w:spacing w:val="0"/>
        </w:rPr>
      </w:pPr>
      <w:r w:rsidRPr="00CF2E7B">
        <w:rPr>
          <w:rFonts w:eastAsia="Times New Roman"/>
          <w:b/>
          <w:bCs/>
          <w:color w:val="000000"/>
          <w:spacing w:val="0"/>
        </w:rPr>
        <w:t>Nội dung:</w:t>
      </w:r>
      <w:r w:rsidRPr="00CF2E7B">
        <w:rPr>
          <w:rFonts w:eastAsia="Times New Roman"/>
          <w:color w:val="000000"/>
          <w:spacing w:val="0"/>
        </w:rPr>
        <w:t> The first English fishermen to come to the Grand Banks to fish...</w:t>
      </w:r>
    </w:p>
    <w:p w:rsidR="00CF2E7B" w:rsidRPr="00CF2E7B" w:rsidRDefault="00CF2E7B" w:rsidP="00CF2E7B">
      <w:pPr>
        <w:numPr>
          <w:ilvl w:val="0"/>
          <w:numId w:val="42"/>
        </w:numPr>
        <w:contextualSpacing/>
        <w:rPr>
          <w:rFonts w:eastAsia="Times New Roman"/>
          <w:color w:val="000000"/>
          <w:spacing w:val="0"/>
        </w:rPr>
      </w:pPr>
      <w:r w:rsidRPr="00CF2E7B">
        <w:rPr>
          <w:rFonts w:eastAsia="Times New Roman"/>
          <w:b/>
          <w:bCs/>
          <w:color w:val="000000"/>
          <w:spacing w:val="0"/>
        </w:rPr>
        <w:t>Từ khóa tìm trong bài</w:t>
      </w:r>
    </w:p>
    <w:p w:rsidR="00CF2E7B" w:rsidRPr="00CF2E7B" w:rsidRDefault="00CF2E7B" w:rsidP="00CF2E7B">
      <w:pPr>
        <w:numPr>
          <w:ilvl w:val="1"/>
          <w:numId w:val="42"/>
        </w:numPr>
        <w:contextualSpacing/>
        <w:rPr>
          <w:rFonts w:eastAsia="Times New Roman"/>
          <w:color w:val="000000"/>
          <w:spacing w:val="0"/>
        </w:rPr>
      </w:pPr>
      <w:r w:rsidRPr="00CF2E7B">
        <w:rPr>
          <w:rFonts w:eastAsia="Times New Roman"/>
          <w:color w:val="000000"/>
          <w:spacing w:val="0"/>
        </w:rPr>
        <w:t>first English fishermen</w:t>
      </w:r>
    </w:p>
    <w:p w:rsidR="00CF2E7B" w:rsidRPr="00CF2E7B" w:rsidRDefault="00CF2E7B" w:rsidP="00CF2E7B">
      <w:pPr>
        <w:numPr>
          <w:ilvl w:val="1"/>
          <w:numId w:val="42"/>
        </w:numPr>
        <w:contextualSpacing/>
        <w:rPr>
          <w:rFonts w:eastAsia="Times New Roman"/>
          <w:color w:val="000000"/>
          <w:spacing w:val="0"/>
        </w:rPr>
      </w:pPr>
      <w:r w:rsidRPr="00CF2E7B">
        <w:rPr>
          <w:rFonts w:eastAsia="Times New Roman"/>
          <w:color w:val="000000"/>
          <w:spacing w:val="0"/>
        </w:rPr>
        <w:t>come to the Grand Banks</w:t>
      </w:r>
    </w:p>
    <w:p w:rsidR="00CF2E7B" w:rsidRPr="00CF2E7B" w:rsidRDefault="00CF2E7B" w:rsidP="00CF2E7B">
      <w:pPr>
        <w:numPr>
          <w:ilvl w:val="0"/>
          <w:numId w:val="42"/>
        </w:numPr>
        <w:contextualSpacing/>
        <w:rPr>
          <w:rFonts w:eastAsia="Times New Roman"/>
          <w:color w:val="000000"/>
          <w:spacing w:val="0"/>
        </w:rPr>
      </w:pPr>
      <w:r w:rsidRPr="00CF2E7B">
        <w:rPr>
          <w:rFonts w:eastAsia="Times New Roman"/>
          <w:b/>
          <w:bCs/>
          <w:color w:val="000000"/>
          <w:spacing w:val="0"/>
        </w:rPr>
        <w:t>Từ khóa mấu chốt</w:t>
      </w:r>
    </w:p>
    <w:p w:rsidR="00CF2E7B" w:rsidRPr="00CF2E7B" w:rsidRDefault="00CF2E7B" w:rsidP="00CF2E7B">
      <w:pPr>
        <w:numPr>
          <w:ilvl w:val="1"/>
          <w:numId w:val="42"/>
        </w:numPr>
        <w:contextualSpacing/>
        <w:rPr>
          <w:rFonts w:eastAsia="Times New Roman"/>
          <w:color w:val="000000"/>
          <w:spacing w:val="0"/>
        </w:rPr>
      </w:pPr>
      <w:r w:rsidRPr="00CF2E7B">
        <w:rPr>
          <w:rFonts w:eastAsia="Times New Roman"/>
          <w:color w:val="000000"/>
          <w:spacing w:val="0"/>
        </w:rPr>
        <w:t>Đoạn B: "...English and Portuguese vessels are known to have first sought out these waters... based upon reports they received from earlier Viking voyages..."</w:t>
      </w:r>
    </w:p>
    <w:p w:rsidR="00CF2E7B" w:rsidRPr="00CF2E7B" w:rsidRDefault="00CF2E7B" w:rsidP="00CF2E7B">
      <w:pPr>
        <w:numPr>
          <w:ilvl w:val="0"/>
          <w:numId w:val="42"/>
        </w:numPr>
        <w:contextualSpacing/>
        <w:rPr>
          <w:rFonts w:eastAsia="Times New Roman"/>
          <w:color w:val="000000"/>
          <w:spacing w:val="0"/>
        </w:rPr>
      </w:pPr>
      <w:r w:rsidRPr="00CF2E7B">
        <w:rPr>
          <w:rFonts w:eastAsia="Times New Roman"/>
          <w:b/>
          <w:bCs/>
          <w:color w:val="000000"/>
          <w:spacing w:val="0"/>
        </w:rPr>
        <w:t>Phân tích &amp; Vị trí</w:t>
      </w:r>
    </w:p>
    <w:p w:rsidR="00CF2E7B" w:rsidRPr="00CF2E7B" w:rsidRDefault="00CF2E7B" w:rsidP="00CF2E7B">
      <w:pPr>
        <w:numPr>
          <w:ilvl w:val="1"/>
          <w:numId w:val="42"/>
        </w:numPr>
        <w:contextualSpacing/>
        <w:rPr>
          <w:rFonts w:eastAsia="Times New Roman"/>
          <w:color w:val="000000"/>
          <w:spacing w:val="0"/>
        </w:rPr>
      </w:pPr>
      <w:r w:rsidRPr="00CF2E7B">
        <w:rPr>
          <w:rFonts w:eastAsia="Times New Roman"/>
          <w:color w:val="000000"/>
          <w:spacing w:val="0"/>
        </w:rPr>
        <w:t>Ngư dân Anh đến vùng này dựa trên các báo cáo từ các chuyến đi trước đó của người Viking ("reports... from earlier Viking voyages"). Điều này khớp với lựa chọn C ("acted on information from previous Viking expeditions").</w:t>
      </w:r>
    </w:p>
    <w:p w:rsidR="00CF2E7B" w:rsidRPr="00CF2E7B" w:rsidRDefault="00CF2E7B" w:rsidP="00CF2E7B">
      <w:pPr>
        <w:numPr>
          <w:ilvl w:val="0"/>
          <w:numId w:val="42"/>
        </w:numPr>
        <w:contextualSpacing/>
        <w:rPr>
          <w:rFonts w:eastAsia="Times New Roman"/>
          <w:color w:val="000000"/>
          <w:spacing w:val="0"/>
        </w:rPr>
      </w:pPr>
      <w:r w:rsidRPr="00CF2E7B">
        <w:rPr>
          <w:rFonts w:eastAsia="Times New Roman"/>
          <w:b/>
          <w:bCs/>
          <w:color w:val="000000"/>
          <w:spacing w:val="0"/>
        </w:rPr>
        <w:t>Đáp án:</w:t>
      </w:r>
      <w:r w:rsidRPr="00CF2E7B">
        <w:rPr>
          <w:rFonts w:eastAsia="Times New Roman"/>
          <w:color w:val="000000"/>
          <w:spacing w:val="0"/>
        </w:rPr>
        <w:t> C</w:t>
      </w:r>
    </w:p>
    <w:p w:rsidR="00CF2E7B" w:rsidRDefault="00CF2E7B" w:rsidP="00CF2E7B">
      <w:pPr>
        <w:contextualSpacing/>
        <w:rPr>
          <w:rFonts w:eastAsia="Times New Roman"/>
          <w:color w:val="000000"/>
          <w:spacing w:val="0"/>
          <w:lang w:val="vi-VN"/>
        </w:rPr>
      </w:pPr>
      <w:r w:rsidRPr="00CF2E7B">
        <w:rPr>
          <w:rFonts w:eastAsia="Times New Roman"/>
          <w:b/>
          <w:bCs/>
          <w:color w:val="000000"/>
          <w:spacing w:val="0"/>
        </w:rPr>
        <w:t>Câu 22</w:t>
      </w:r>
    </w:p>
    <w:p w:rsidR="00CF2E7B" w:rsidRPr="00CF2E7B" w:rsidRDefault="00CF2E7B" w:rsidP="00CF2E7B">
      <w:pPr>
        <w:contextualSpacing/>
        <w:rPr>
          <w:rFonts w:eastAsia="Times New Roman"/>
          <w:color w:val="000000"/>
          <w:spacing w:val="0"/>
        </w:rPr>
      </w:pPr>
      <w:r w:rsidRPr="00CF2E7B">
        <w:rPr>
          <w:rFonts w:eastAsia="Times New Roman"/>
          <w:b/>
          <w:bCs/>
          <w:color w:val="000000"/>
          <w:spacing w:val="0"/>
        </w:rPr>
        <w:t>Nội dung:</w:t>
      </w:r>
      <w:r w:rsidRPr="00CF2E7B">
        <w:rPr>
          <w:rFonts w:eastAsia="Times New Roman"/>
          <w:color w:val="000000"/>
          <w:spacing w:val="0"/>
        </w:rPr>
        <w:t> John Cabot’s reports of the Grand Banks...</w:t>
      </w:r>
    </w:p>
    <w:p w:rsidR="00CF2E7B" w:rsidRPr="00CF2E7B" w:rsidRDefault="00CF2E7B" w:rsidP="00CF2E7B">
      <w:pPr>
        <w:numPr>
          <w:ilvl w:val="0"/>
          <w:numId w:val="43"/>
        </w:numPr>
        <w:contextualSpacing/>
        <w:rPr>
          <w:rFonts w:eastAsia="Times New Roman"/>
          <w:color w:val="000000"/>
          <w:spacing w:val="0"/>
        </w:rPr>
      </w:pPr>
      <w:r w:rsidRPr="00CF2E7B">
        <w:rPr>
          <w:rFonts w:eastAsia="Times New Roman"/>
          <w:b/>
          <w:bCs/>
          <w:color w:val="000000"/>
          <w:spacing w:val="0"/>
        </w:rPr>
        <w:t>Từ khóa tìm trong bài</w:t>
      </w:r>
    </w:p>
    <w:p w:rsidR="00CF2E7B" w:rsidRPr="00CF2E7B" w:rsidRDefault="00CF2E7B" w:rsidP="00CF2E7B">
      <w:pPr>
        <w:numPr>
          <w:ilvl w:val="1"/>
          <w:numId w:val="43"/>
        </w:numPr>
        <w:contextualSpacing/>
        <w:rPr>
          <w:rFonts w:eastAsia="Times New Roman"/>
          <w:color w:val="000000"/>
          <w:spacing w:val="0"/>
        </w:rPr>
      </w:pPr>
      <w:r w:rsidRPr="00CF2E7B">
        <w:rPr>
          <w:rFonts w:eastAsia="Times New Roman"/>
          <w:color w:val="000000"/>
          <w:spacing w:val="0"/>
        </w:rPr>
        <w:t>John Cabot’s reports</w:t>
      </w:r>
    </w:p>
    <w:p w:rsidR="00CF2E7B" w:rsidRPr="00CF2E7B" w:rsidRDefault="00CF2E7B" w:rsidP="00CF2E7B">
      <w:pPr>
        <w:numPr>
          <w:ilvl w:val="0"/>
          <w:numId w:val="43"/>
        </w:numPr>
        <w:contextualSpacing/>
        <w:rPr>
          <w:rFonts w:eastAsia="Times New Roman"/>
          <w:color w:val="000000"/>
          <w:spacing w:val="0"/>
        </w:rPr>
      </w:pPr>
      <w:r w:rsidRPr="00CF2E7B">
        <w:rPr>
          <w:rFonts w:eastAsia="Times New Roman"/>
          <w:b/>
          <w:bCs/>
          <w:color w:val="000000"/>
          <w:spacing w:val="0"/>
        </w:rPr>
        <w:t>Từ khóa mấu chốt</w:t>
      </w:r>
    </w:p>
    <w:p w:rsidR="00CF2E7B" w:rsidRPr="00CF2E7B" w:rsidRDefault="00CF2E7B" w:rsidP="00CF2E7B">
      <w:pPr>
        <w:numPr>
          <w:ilvl w:val="1"/>
          <w:numId w:val="43"/>
        </w:numPr>
        <w:contextualSpacing/>
        <w:rPr>
          <w:rFonts w:eastAsia="Times New Roman"/>
          <w:color w:val="000000"/>
          <w:spacing w:val="0"/>
        </w:rPr>
      </w:pPr>
      <w:r w:rsidRPr="00CF2E7B">
        <w:rPr>
          <w:rFonts w:eastAsia="Times New Roman"/>
          <w:color w:val="000000"/>
          <w:spacing w:val="0"/>
        </w:rPr>
        <w:t>Đoạn B: "...John Cabot noted the waters’ abundance of sea life that the existence of these fishing grounds became widely known in Europe."</w:t>
      </w:r>
    </w:p>
    <w:p w:rsidR="00CF2E7B" w:rsidRPr="00CF2E7B" w:rsidRDefault="00CF2E7B" w:rsidP="00CF2E7B">
      <w:pPr>
        <w:numPr>
          <w:ilvl w:val="0"/>
          <w:numId w:val="43"/>
        </w:numPr>
        <w:contextualSpacing/>
        <w:rPr>
          <w:rFonts w:eastAsia="Times New Roman"/>
          <w:color w:val="000000"/>
          <w:spacing w:val="0"/>
        </w:rPr>
      </w:pPr>
      <w:r w:rsidRPr="00CF2E7B">
        <w:rPr>
          <w:rFonts w:eastAsia="Times New Roman"/>
          <w:b/>
          <w:bCs/>
          <w:color w:val="000000"/>
          <w:spacing w:val="0"/>
        </w:rPr>
        <w:t>Phân tích &amp; Vị trí</w:t>
      </w:r>
    </w:p>
    <w:p w:rsidR="00CF2E7B" w:rsidRPr="00CF2E7B" w:rsidRDefault="00CF2E7B" w:rsidP="00CF2E7B">
      <w:pPr>
        <w:numPr>
          <w:ilvl w:val="1"/>
          <w:numId w:val="43"/>
        </w:numPr>
        <w:contextualSpacing/>
        <w:rPr>
          <w:rFonts w:eastAsia="Times New Roman"/>
          <w:color w:val="000000"/>
          <w:spacing w:val="0"/>
        </w:rPr>
      </w:pPr>
      <w:r w:rsidRPr="00CF2E7B">
        <w:rPr>
          <w:rFonts w:eastAsia="Times New Roman"/>
          <w:color w:val="000000"/>
          <w:spacing w:val="0"/>
        </w:rPr>
        <w:t>Nhờ ghi chép của John Cabot mà sự tồn tại của ngư trường này trở nên "widely known in Europe" (được biết đến rộng rãi ở Châu Âu). Điều này khớp với lựa chọn B.</w:t>
      </w:r>
    </w:p>
    <w:p w:rsidR="00CF2E7B" w:rsidRPr="00CF2E7B" w:rsidRDefault="00CF2E7B" w:rsidP="00CF2E7B">
      <w:pPr>
        <w:numPr>
          <w:ilvl w:val="0"/>
          <w:numId w:val="43"/>
        </w:numPr>
        <w:contextualSpacing/>
        <w:rPr>
          <w:rFonts w:eastAsia="Times New Roman"/>
          <w:color w:val="000000"/>
          <w:spacing w:val="0"/>
        </w:rPr>
      </w:pPr>
      <w:r w:rsidRPr="00CF2E7B">
        <w:rPr>
          <w:rFonts w:eastAsia="Times New Roman"/>
          <w:b/>
          <w:bCs/>
          <w:color w:val="000000"/>
          <w:spacing w:val="0"/>
        </w:rPr>
        <w:t>Đáp án:</w:t>
      </w:r>
      <w:r w:rsidRPr="00CF2E7B">
        <w:rPr>
          <w:rFonts w:eastAsia="Times New Roman"/>
          <w:color w:val="000000"/>
          <w:spacing w:val="0"/>
        </w:rPr>
        <w:t> B</w:t>
      </w:r>
    </w:p>
    <w:p w:rsidR="00CF2E7B" w:rsidRDefault="00CF2E7B" w:rsidP="00CF2E7B">
      <w:pPr>
        <w:contextualSpacing/>
        <w:rPr>
          <w:rFonts w:eastAsia="Times New Roman"/>
          <w:color w:val="000000"/>
          <w:spacing w:val="0"/>
          <w:lang w:val="vi-VN"/>
        </w:rPr>
      </w:pPr>
      <w:r w:rsidRPr="00CF2E7B">
        <w:rPr>
          <w:rFonts w:eastAsia="Times New Roman"/>
          <w:b/>
          <w:bCs/>
          <w:color w:val="000000"/>
          <w:spacing w:val="0"/>
        </w:rPr>
        <w:t>Câu 23</w:t>
      </w:r>
    </w:p>
    <w:p w:rsidR="00CF2E7B" w:rsidRPr="00CF2E7B" w:rsidRDefault="00CF2E7B" w:rsidP="00CF2E7B">
      <w:pPr>
        <w:contextualSpacing/>
        <w:rPr>
          <w:rFonts w:eastAsia="Times New Roman"/>
          <w:color w:val="000000"/>
          <w:spacing w:val="0"/>
        </w:rPr>
      </w:pPr>
      <w:r w:rsidRPr="00CF2E7B">
        <w:rPr>
          <w:rFonts w:eastAsia="Times New Roman"/>
          <w:b/>
          <w:bCs/>
          <w:color w:val="000000"/>
          <w:spacing w:val="0"/>
        </w:rPr>
        <w:t>Nội dung:</w:t>
      </w:r>
      <w:r w:rsidRPr="00CF2E7B">
        <w:rPr>
          <w:rFonts w:eastAsia="Times New Roman"/>
          <w:color w:val="000000"/>
          <w:spacing w:val="0"/>
        </w:rPr>
        <w:t> The establishment of the Canadian EEZ...</w:t>
      </w:r>
    </w:p>
    <w:p w:rsidR="00CF2E7B" w:rsidRPr="00CF2E7B" w:rsidRDefault="00CF2E7B" w:rsidP="00CF2E7B">
      <w:pPr>
        <w:numPr>
          <w:ilvl w:val="0"/>
          <w:numId w:val="44"/>
        </w:numPr>
        <w:contextualSpacing/>
        <w:rPr>
          <w:rFonts w:eastAsia="Times New Roman"/>
          <w:color w:val="000000"/>
          <w:spacing w:val="0"/>
        </w:rPr>
      </w:pPr>
      <w:r w:rsidRPr="00CF2E7B">
        <w:rPr>
          <w:rFonts w:eastAsia="Times New Roman"/>
          <w:b/>
          <w:bCs/>
          <w:color w:val="000000"/>
          <w:spacing w:val="0"/>
        </w:rPr>
        <w:lastRenderedPageBreak/>
        <w:t>Từ khóa tìm trong bài</w:t>
      </w:r>
    </w:p>
    <w:p w:rsidR="00CF2E7B" w:rsidRPr="00CF2E7B" w:rsidRDefault="00CF2E7B" w:rsidP="00CF2E7B">
      <w:pPr>
        <w:numPr>
          <w:ilvl w:val="1"/>
          <w:numId w:val="44"/>
        </w:numPr>
        <w:contextualSpacing/>
        <w:rPr>
          <w:rFonts w:eastAsia="Times New Roman"/>
          <w:color w:val="000000"/>
          <w:spacing w:val="0"/>
        </w:rPr>
      </w:pPr>
      <w:r w:rsidRPr="00CF2E7B">
        <w:rPr>
          <w:rFonts w:eastAsia="Times New Roman"/>
          <w:color w:val="000000"/>
          <w:spacing w:val="0"/>
        </w:rPr>
        <w:t>establishment</w:t>
      </w:r>
    </w:p>
    <w:p w:rsidR="00CF2E7B" w:rsidRPr="00CF2E7B" w:rsidRDefault="00CF2E7B" w:rsidP="00CF2E7B">
      <w:pPr>
        <w:numPr>
          <w:ilvl w:val="1"/>
          <w:numId w:val="44"/>
        </w:numPr>
        <w:contextualSpacing/>
        <w:rPr>
          <w:rFonts w:eastAsia="Times New Roman"/>
          <w:color w:val="000000"/>
          <w:spacing w:val="0"/>
        </w:rPr>
      </w:pPr>
      <w:r w:rsidRPr="00CF2E7B">
        <w:rPr>
          <w:rFonts w:eastAsia="Times New Roman"/>
          <w:color w:val="000000"/>
          <w:spacing w:val="0"/>
        </w:rPr>
        <w:t>Canadian EEZ</w:t>
      </w:r>
    </w:p>
    <w:p w:rsidR="00CF2E7B" w:rsidRPr="00CF2E7B" w:rsidRDefault="00CF2E7B" w:rsidP="00CF2E7B">
      <w:pPr>
        <w:numPr>
          <w:ilvl w:val="0"/>
          <w:numId w:val="44"/>
        </w:numPr>
        <w:contextualSpacing/>
        <w:rPr>
          <w:rFonts w:eastAsia="Times New Roman"/>
          <w:color w:val="000000"/>
          <w:spacing w:val="0"/>
        </w:rPr>
      </w:pPr>
      <w:r w:rsidRPr="00CF2E7B">
        <w:rPr>
          <w:rFonts w:eastAsia="Times New Roman"/>
          <w:b/>
          <w:bCs/>
          <w:color w:val="000000"/>
          <w:spacing w:val="0"/>
        </w:rPr>
        <w:t>Từ khóa mấu chốt</w:t>
      </w:r>
    </w:p>
    <w:p w:rsidR="00CF2E7B" w:rsidRPr="00CF2E7B" w:rsidRDefault="00CF2E7B" w:rsidP="00CF2E7B">
      <w:pPr>
        <w:numPr>
          <w:ilvl w:val="1"/>
          <w:numId w:val="44"/>
        </w:numPr>
        <w:contextualSpacing/>
        <w:rPr>
          <w:rFonts w:eastAsia="Times New Roman"/>
          <w:color w:val="000000"/>
          <w:spacing w:val="0"/>
        </w:rPr>
      </w:pPr>
      <w:r w:rsidRPr="00CF2E7B">
        <w:rPr>
          <w:rFonts w:eastAsia="Times New Roman"/>
          <w:color w:val="000000"/>
          <w:spacing w:val="0"/>
        </w:rPr>
        <w:t>Đoạn D: "...foreign fleets now pushed out to areas of the Grand Banks off Newfoundland outside the Canadian EEZ."</w:t>
      </w:r>
    </w:p>
    <w:p w:rsidR="00CF2E7B" w:rsidRPr="00CF2E7B" w:rsidRDefault="00CF2E7B" w:rsidP="00CF2E7B">
      <w:pPr>
        <w:numPr>
          <w:ilvl w:val="0"/>
          <w:numId w:val="44"/>
        </w:numPr>
        <w:contextualSpacing/>
        <w:rPr>
          <w:rFonts w:eastAsia="Times New Roman"/>
          <w:color w:val="000000"/>
          <w:spacing w:val="0"/>
        </w:rPr>
      </w:pPr>
      <w:r w:rsidRPr="00CF2E7B">
        <w:rPr>
          <w:rFonts w:eastAsia="Times New Roman"/>
          <w:b/>
          <w:bCs/>
          <w:color w:val="000000"/>
          <w:spacing w:val="0"/>
        </w:rPr>
        <w:t>Phân tích &amp; Vị trí</w:t>
      </w:r>
    </w:p>
    <w:p w:rsidR="00CF2E7B" w:rsidRPr="00CF2E7B" w:rsidRDefault="00CF2E7B" w:rsidP="00CF2E7B">
      <w:pPr>
        <w:numPr>
          <w:ilvl w:val="1"/>
          <w:numId w:val="44"/>
        </w:numPr>
        <w:contextualSpacing/>
        <w:rPr>
          <w:rFonts w:eastAsia="Times New Roman"/>
          <w:color w:val="000000"/>
          <w:spacing w:val="0"/>
        </w:rPr>
      </w:pPr>
      <w:r w:rsidRPr="00CF2E7B">
        <w:rPr>
          <w:rFonts w:eastAsia="Times New Roman"/>
          <w:color w:val="000000"/>
          <w:spacing w:val="0"/>
        </w:rPr>
        <w:t>Việc thiết lập EEZ khiến các hạm đội nước ngoài bị đẩy ra ngoài vùng đặc quyền, nhưng họ vẫn đánh bắt ở khu vực Grand Banks nằm ngoài ranh giới đó. Tức là EEZ không ngăn được ngư dân nước ngoài đánh bắt tại Grand Banks (chỉ là đánh bắt ở phần ngoài EEZ). Điều này khớp với lựa chọn A ("did not stop foreign fishermen from fishing the Grand Banks").</w:t>
      </w:r>
    </w:p>
    <w:p w:rsidR="00CF2E7B" w:rsidRPr="00CF2E7B" w:rsidRDefault="00CF2E7B" w:rsidP="00CF2E7B">
      <w:pPr>
        <w:numPr>
          <w:ilvl w:val="0"/>
          <w:numId w:val="44"/>
        </w:numPr>
        <w:contextualSpacing/>
        <w:rPr>
          <w:rFonts w:eastAsia="Times New Roman"/>
          <w:color w:val="000000"/>
          <w:spacing w:val="0"/>
        </w:rPr>
      </w:pPr>
      <w:r w:rsidRPr="00CF2E7B">
        <w:rPr>
          <w:rFonts w:eastAsia="Times New Roman"/>
          <w:b/>
          <w:bCs/>
          <w:color w:val="000000"/>
          <w:spacing w:val="0"/>
        </w:rPr>
        <w:t>Đáp án:</w:t>
      </w:r>
      <w:r w:rsidRPr="00CF2E7B">
        <w:rPr>
          <w:rFonts w:eastAsia="Times New Roman"/>
          <w:color w:val="000000"/>
          <w:spacing w:val="0"/>
        </w:rPr>
        <w:t> A</w:t>
      </w:r>
    </w:p>
    <w:p w:rsidR="00CF2E7B" w:rsidRDefault="00CF2E7B" w:rsidP="00CF2E7B">
      <w:pPr>
        <w:contextualSpacing/>
        <w:rPr>
          <w:rFonts w:eastAsia="Times New Roman"/>
          <w:color w:val="000000"/>
          <w:spacing w:val="0"/>
          <w:lang w:val="vi-VN"/>
        </w:rPr>
      </w:pPr>
      <w:r w:rsidRPr="00CF2E7B">
        <w:rPr>
          <w:rFonts w:eastAsia="Times New Roman"/>
          <w:b/>
          <w:bCs/>
          <w:color w:val="000000"/>
          <w:spacing w:val="0"/>
        </w:rPr>
        <w:t>Câu 24</w:t>
      </w:r>
    </w:p>
    <w:p w:rsidR="00CF2E7B" w:rsidRPr="00CF2E7B" w:rsidRDefault="00CF2E7B" w:rsidP="00CF2E7B">
      <w:pPr>
        <w:contextualSpacing/>
        <w:rPr>
          <w:rFonts w:eastAsia="Times New Roman"/>
          <w:color w:val="000000"/>
          <w:spacing w:val="0"/>
        </w:rPr>
      </w:pPr>
      <w:r w:rsidRPr="00CF2E7B">
        <w:rPr>
          <w:rFonts w:eastAsia="Times New Roman"/>
          <w:b/>
          <w:bCs/>
          <w:color w:val="000000"/>
          <w:spacing w:val="0"/>
        </w:rPr>
        <w:t>Nội dung:</w:t>
      </w:r>
      <w:r w:rsidRPr="00CF2E7B">
        <w:rPr>
          <w:rFonts w:eastAsia="Times New Roman"/>
          <w:color w:val="000000"/>
          <w:spacing w:val="0"/>
        </w:rPr>
        <w:t> Even now, cod stocks have shown no signs of recovery in the Grand Banks.</w:t>
      </w:r>
    </w:p>
    <w:p w:rsidR="00CF2E7B" w:rsidRPr="00CF2E7B" w:rsidRDefault="00CF2E7B" w:rsidP="00CF2E7B">
      <w:pPr>
        <w:numPr>
          <w:ilvl w:val="0"/>
          <w:numId w:val="45"/>
        </w:numPr>
        <w:contextualSpacing/>
        <w:rPr>
          <w:rFonts w:eastAsia="Times New Roman"/>
          <w:color w:val="000000"/>
          <w:spacing w:val="0"/>
        </w:rPr>
      </w:pPr>
      <w:r w:rsidRPr="00CF2E7B">
        <w:rPr>
          <w:rFonts w:eastAsia="Times New Roman"/>
          <w:b/>
          <w:bCs/>
          <w:color w:val="000000"/>
          <w:spacing w:val="0"/>
        </w:rPr>
        <w:t>Từ khóa tìm trong bài</w:t>
      </w:r>
    </w:p>
    <w:p w:rsidR="00CF2E7B" w:rsidRPr="00CF2E7B" w:rsidRDefault="00CF2E7B" w:rsidP="00CF2E7B">
      <w:pPr>
        <w:numPr>
          <w:ilvl w:val="1"/>
          <w:numId w:val="45"/>
        </w:numPr>
        <w:contextualSpacing/>
        <w:rPr>
          <w:rFonts w:eastAsia="Times New Roman"/>
          <w:color w:val="000000"/>
          <w:spacing w:val="0"/>
        </w:rPr>
      </w:pPr>
      <w:r w:rsidRPr="00CF2E7B">
        <w:rPr>
          <w:rFonts w:eastAsia="Times New Roman"/>
          <w:color w:val="000000"/>
          <w:spacing w:val="0"/>
        </w:rPr>
        <w:t>cod stocks</w:t>
      </w:r>
    </w:p>
    <w:p w:rsidR="00CF2E7B" w:rsidRPr="00CF2E7B" w:rsidRDefault="00CF2E7B" w:rsidP="00CF2E7B">
      <w:pPr>
        <w:numPr>
          <w:ilvl w:val="1"/>
          <w:numId w:val="45"/>
        </w:numPr>
        <w:contextualSpacing/>
        <w:rPr>
          <w:rFonts w:eastAsia="Times New Roman"/>
          <w:color w:val="000000"/>
          <w:spacing w:val="0"/>
        </w:rPr>
      </w:pPr>
      <w:r w:rsidRPr="00CF2E7B">
        <w:rPr>
          <w:rFonts w:eastAsia="Times New Roman"/>
          <w:color w:val="000000"/>
          <w:spacing w:val="0"/>
        </w:rPr>
        <w:t>no signs of recovery</w:t>
      </w:r>
    </w:p>
    <w:p w:rsidR="00CF2E7B" w:rsidRPr="00CF2E7B" w:rsidRDefault="00CF2E7B" w:rsidP="00CF2E7B">
      <w:pPr>
        <w:numPr>
          <w:ilvl w:val="0"/>
          <w:numId w:val="45"/>
        </w:numPr>
        <w:contextualSpacing/>
        <w:rPr>
          <w:rFonts w:eastAsia="Times New Roman"/>
          <w:color w:val="000000"/>
          <w:spacing w:val="0"/>
        </w:rPr>
      </w:pPr>
      <w:r w:rsidRPr="00CF2E7B">
        <w:rPr>
          <w:rFonts w:eastAsia="Times New Roman"/>
          <w:b/>
          <w:bCs/>
          <w:color w:val="000000"/>
          <w:spacing w:val="0"/>
        </w:rPr>
        <w:t>Từ khóa mấu chốt</w:t>
      </w:r>
    </w:p>
    <w:p w:rsidR="00CF2E7B" w:rsidRPr="00CF2E7B" w:rsidRDefault="00CF2E7B" w:rsidP="00CF2E7B">
      <w:pPr>
        <w:numPr>
          <w:ilvl w:val="1"/>
          <w:numId w:val="45"/>
        </w:numPr>
        <w:contextualSpacing/>
        <w:rPr>
          <w:rFonts w:eastAsia="Times New Roman"/>
          <w:color w:val="000000"/>
          <w:spacing w:val="0"/>
        </w:rPr>
      </w:pPr>
      <w:r w:rsidRPr="00CF2E7B">
        <w:rPr>
          <w:rFonts w:eastAsia="Times New Roman"/>
          <w:color w:val="000000"/>
          <w:spacing w:val="0"/>
        </w:rPr>
        <w:t>Đoạn E: "...cod appear to be returning to the Grand Banks in small numbers... early stage recovery of the Grand Banks is encouraging news..."</w:t>
      </w:r>
    </w:p>
    <w:p w:rsidR="00CF2E7B" w:rsidRPr="00CF2E7B" w:rsidRDefault="00CF2E7B" w:rsidP="00CF2E7B">
      <w:pPr>
        <w:numPr>
          <w:ilvl w:val="0"/>
          <w:numId w:val="45"/>
        </w:numPr>
        <w:contextualSpacing/>
        <w:rPr>
          <w:rFonts w:eastAsia="Times New Roman"/>
          <w:color w:val="000000"/>
          <w:spacing w:val="0"/>
        </w:rPr>
      </w:pPr>
      <w:r w:rsidRPr="00CF2E7B">
        <w:rPr>
          <w:rFonts w:eastAsia="Times New Roman"/>
          <w:b/>
          <w:bCs/>
          <w:color w:val="000000"/>
          <w:spacing w:val="0"/>
        </w:rPr>
        <w:t>Phân tích &amp; Vị trí</w:t>
      </w:r>
    </w:p>
    <w:p w:rsidR="00CF2E7B" w:rsidRPr="00CF2E7B" w:rsidRDefault="00CF2E7B" w:rsidP="00CF2E7B">
      <w:pPr>
        <w:numPr>
          <w:ilvl w:val="1"/>
          <w:numId w:val="45"/>
        </w:numPr>
        <w:contextualSpacing/>
        <w:rPr>
          <w:rFonts w:eastAsia="Times New Roman"/>
          <w:color w:val="000000"/>
          <w:spacing w:val="0"/>
        </w:rPr>
      </w:pPr>
      <w:r w:rsidRPr="00CF2E7B">
        <w:rPr>
          <w:rFonts w:eastAsia="Times New Roman"/>
          <w:color w:val="000000"/>
          <w:spacing w:val="0"/>
        </w:rPr>
        <w:t>Bài đọc khẳng định cá đang quay trở lại ("returning") và sự phục hồi giai đoạn đầu là tin tức đáng khích lệ ("encouraging news"). Thông tin này mâu thuẫn hoàn toàn với mệnh đề "no signs of recovery" (không có dấu hiệu phục hồi).</w:t>
      </w:r>
    </w:p>
    <w:p w:rsidR="00CF2E7B" w:rsidRPr="00CF2E7B" w:rsidRDefault="00CF2E7B" w:rsidP="00CF2E7B">
      <w:pPr>
        <w:numPr>
          <w:ilvl w:val="0"/>
          <w:numId w:val="45"/>
        </w:numPr>
        <w:contextualSpacing/>
        <w:rPr>
          <w:rFonts w:eastAsia="Times New Roman"/>
          <w:color w:val="000000"/>
          <w:spacing w:val="0"/>
        </w:rPr>
      </w:pPr>
      <w:r w:rsidRPr="00CF2E7B">
        <w:rPr>
          <w:rFonts w:eastAsia="Times New Roman"/>
          <w:b/>
          <w:bCs/>
          <w:color w:val="000000"/>
          <w:spacing w:val="0"/>
        </w:rPr>
        <w:t>Đáp án:</w:t>
      </w:r>
      <w:r w:rsidRPr="00CF2E7B">
        <w:rPr>
          <w:rFonts w:eastAsia="Times New Roman"/>
          <w:color w:val="000000"/>
          <w:spacing w:val="0"/>
        </w:rPr>
        <w:t> FALSE</w:t>
      </w:r>
    </w:p>
    <w:p w:rsidR="00CF2E7B" w:rsidRDefault="00CF2E7B" w:rsidP="00CF2E7B">
      <w:pPr>
        <w:contextualSpacing/>
        <w:rPr>
          <w:rFonts w:eastAsia="Times New Roman"/>
          <w:color w:val="000000"/>
          <w:spacing w:val="0"/>
          <w:lang w:val="vi-VN"/>
        </w:rPr>
      </w:pPr>
      <w:r w:rsidRPr="00CF2E7B">
        <w:rPr>
          <w:rFonts w:eastAsia="Times New Roman"/>
          <w:b/>
          <w:bCs/>
          <w:color w:val="000000"/>
          <w:spacing w:val="0"/>
        </w:rPr>
        <w:t>Câu 25</w:t>
      </w:r>
    </w:p>
    <w:p w:rsidR="00CF2E7B" w:rsidRPr="00CF2E7B" w:rsidRDefault="00CF2E7B" w:rsidP="00CF2E7B">
      <w:pPr>
        <w:contextualSpacing/>
        <w:rPr>
          <w:rFonts w:eastAsia="Times New Roman"/>
          <w:color w:val="000000"/>
          <w:spacing w:val="0"/>
        </w:rPr>
      </w:pPr>
      <w:r w:rsidRPr="00CF2E7B">
        <w:rPr>
          <w:rFonts w:eastAsia="Times New Roman"/>
          <w:b/>
          <w:bCs/>
          <w:color w:val="000000"/>
          <w:spacing w:val="0"/>
        </w:rPr>
        <w:t>Nội dung:</w:t>
      </w:r>
      <w:r w:rsidRPr="00CF2E7B">
        <w:rPr>
          <w:rFonts w:eastAsia="Times New Roman"/>
          <w:color w:val="000000"/>
          <w:spacing w:val="0"/>
        </w:rPr>
        <w:t> Initial efforts to extract oil from the Grand Banks’ Hibernia oil field were unsuccessful.</w:t>
      </w:r>
    </w:p>
    <w:p w:rsidR="00CF2E7B" w:rsidRPr="00CF2E7B" w:rsidRDefault="00CF2E7B" w:rsidP="00CF2E7B">
      <w:pPr>
        <w:numPr>
          <w:ilvl w:val="0"/>
          <w:numId w:val="46"/>
        </w:numPr>
        <w:contextualSpacing/>
        <w:rPr>
          <w:rFonts w:eastAsia="Times New Roman"/>
          <w:color w:val="000000"/>
          <w:spacing w:val="0"/>
        </w:rPr>
      </w:pPr>
      <w:r w:rsidRPr="00CF2E7B">
        <w:rPr>
          <w:rFonts w:eastAsia="Times New Roman"/>
          <w:b/>
          <w:bCs/>
          <w:color w:val="000000"/>
          <w:spacing w:val="0"/>
        </w:rPr>
        <w:t>Từ khóa tìm trong bài</w:t>
      </w:r>
    </w:p>
    <w:p w:rsidR="00CF2E7B" w:rsidRPr="00CF2E7B" w:rsidRDefault="00CF2E7B" w:rsidP="00CF2E7B">
      <w:pPr>
        <w:numPr>
          <w:ilvl w:val="1"/>
          <w:numId w:val="46"/>
        </w:numPr>
        <w:contextualSpacing/>
        <w:rPr>
          <w:rFonts w:eastAsia="Times New Roman"/>
          <w:color w:val="000000"/>
          <w:spacing w:val="0"/>
        </w:rPr>
      </w:pPr>
      <w:r w:rsidRPr="00CF2E7B">
        <w:rPr>
          <w:rFonts w:eastAsia="Times New Roman"/>
          <w:color w:val="000000"/>
          <w:spacing w:val="0"/>
        </w:rPr>
        <w:t>Initial efforts</w:t>
      </w:r>
    </w:p>
    <w:p w:rsidR="00CF2E7B" w:rsidRPr="00CF2E7B" w:rsidRDefault="00CF2E7B" w:rsidP="00CF2E7B">
      <w:pPr>
        <w:numPr>
          <w:ilvl w:val="1"/>
          <w:numId w:val="46"/>
        </w:numPr>
        <w:contextualSpacing/>
        <w:rPr>
          <w:rFonts w:eastAsia="Times New Roman"/>
          <w:color w:val="000000"/>
          <w:spacing w:val="0"/>
        </w:rPr>
      </w:pPr>
      <w:r w:rsidRPr="00CF2E7B">
        <w:rPr>
          <w:rFonts w:eastAsia="Times New Roman"/>
          <w:color w:val="000000"/>
          <w:spacing w:val="0"/>
        </w:rPr>
        <w:t>extract oil</w:t>
      </w:r>
    </w:p>
    <w:p w:rsidR="00CF2E7B" w:rsidRPr="00CF2E7B" w:rsidRDefault="00CF2E7B" w:rsidP="00CF2E7B">
      <w:pPr>
        <w:numPr>
          <w:ilvl w:val="1"/>
          <w:numId w:val="46"/>
        </w:numPr>
        <w:contextualSpacing/>
        <w:rPr>
          <w:rFonts w:eastAsia="Times New Roman"/>
          <w:color w:val="000000"/>
          <w:spacing w:val="0"/>
        </w:rPr>
      </w:pPr>
      <w:r w:rsidRPr="00CF2E7B">
        <w:rPr>
          <w:rFonts w:eastAsia="Times New Roman"/>
          <w:color w:val="000000"/>
          <w:spacing w:val="0"/>
        </w:rPr>
        <w:lastRenderedPageBreak/>
        <w:t>Hibernia oil field</w:t>
      </w:r>
    </w:p>
    <w:p w:rsidR="00CF2E7B" w:rsidRPr="00CF2E7B" w:rsidRDefault="00CF2E7B" w:rsidP="00CF2E7B">
      <w:pPr>
        <w:numPr>
          <w:ilvl w:val="1"/>
          <w:numId w:val="46"/>
        </w:numPr>
        <w:contextualSpacing/>
        <w:rPr>
          <w:rFonts w:eastAsia="Times New Roman"/>
          <w:color w:val="000000"/>
          <w:spacing w:val="0"/>
        </w:rPr>
      </w:pPr>
      <w:r w:rsidRPr="00CF2E7B">
        <w:rPr>
          <w:rFonts w:eastAsia="Times New Roman"/>
          <w:color w:val="000000"/>
          <w:spacing w:val="0"/>
        </w:rPr>
        <w:t>unsuccessful</w:t>
      </w:r>
    </w:p>
    <w:p w:rsidR="00CF2E7B" w:rsidRPr="00CF2E7B" w:rsidRDefault="00CF2E7B" w:rsidP="00CF2E7B">
      <w:pPr>
        <w:numPr>
          <w:ilvl w:val="0"/>
          <w:numId w:val="46"/>
        </w:numPr>
        <w:contextualSpacing/>
        <w:rPr>
          <w:rFonts w:eastAsia="Times New Roman"/>
          <w:color w:val="000000"/>
          <w:spacing w:val="0"/>
        </w:rPr>
      </w:pPr>
      <w:r w:rsidRPr="00CF2E7B">
        <w:rPr>
          <w:rFonts w:eastAsia="Times New Roman"/>
          <w:b/>
          <w:bCs/>
          <w:color w:val="000000"/>
          <w:spacing w:val="0"/>
        </w:rPr>
        <w:t>Từ khóa mấu chốt</w:t>
      </w:r>
    </w:p>
    <w:p w:rsidR="00CF2E7B" w:rsidRPr="00CF2E7B" w:rsidRDefault="00CF2E7B" w:rsidP="00CF2E7B">
      <w:pPr>
        <w:numPr>
          <w:ilvl w:val="1"/>
          <w:numId w:val="46"/>
        </w:numPr>
        <w:contextualSpacing/>
        <w:rPr>
          <w:rFonts w:eastAsia="Times New Roman"/>
          <w:color w:val="000000"/>
          <w:spacing w:val="0"/>
        </w:rPr>
      </w:pPr>
      <w:r w:rsidRPr="00CF2E7B">
        <w:rPr>
          <w:rFonts w:eastAsia="Times New Roman"/>
          <w:color w:val="000000"/>
          <w:spacing w:val="0"/>
        </w:rPr>
        <w:t>Đoạn F: "...the Hibernia oil field was discovered in 1979, and, following several years of aborted start-up attempts..."</w:t>
      </w:r>
    </w:p>
    <w:p w:rsidR="00CF2E7B" w:rsidRPr="00CF2E7B" w:rsidRDefault="00CF2E7B" w:rsidP="00CF2E7B">
      <w:pPr>
        <w:numPr>
          <w:ilvl w:val="0"/>
          <w:numId w:val="46"/>
        </w:numPr>
        <w:contextualSpacing/>
        <w:rPr>
          <w:rFonts w:eastAsia="Times New Roman"/>
          <w:color w:val="000000"/>
          <w:spacing w:val="0"/>
        </w:rPr>
      </w:pPr>
      <w:r w:rsidRPr="00CF2E7B">
        <w:rPr>
          <w:rFonts w:eastAsia="Times New Roman"/>
          <w:b/>
          <w:bCs/>
          <w:color w:val="000000"/>
          <w:spacing w:val="0"/>
        </w:rPr>
        <w:t>Phân tích &amp; Vị trí</w:t>
      </w:r>
    </w:p>
    <w:p w:rsidR="00CF2E7B" w:rsidRPr="00CF2E7B" w:rsidRDefault="00CF2E7B" w:rsidP="00CF2E7B">
      <w:pPr>
        <w:numPr>
          <w:ilvl w:val="1"/>
          <w:numId w:val="46"/>
        </w:numPr>
        <w:contextualSpacing/>
        <w:rPr>
          <w:rFonts w:eastAsia="Times New Roman"/>
          <w:color w:val="000000"/>
          <w:spacing w:val="0"/>
        </w:rPr>
      </w:pPr>
      <w:r w:rsidRPr="00CF2E7B">
        <w:rPr>
          <w:rFonts w:eastAsia="Times New Roman"/>
          <w:color w:val="000000"/>
          <w:spacing w:val="0"/>
        </w:rPr>
        <w:t>"Aborted start-up attempts" (các nỗ lực khởi động bị hủy bỏ) đồng nghĩa với việc những nỗ lực ban đầu ("initial efforts") là không thành công ("unsuccessful").</w:t>
      </w:r>
    </w:p>
    <w:p w:rsidR="00CF2E7B" w:rsidRPr="00CF2E7B" w:rsidRDefault="00CF2E7B" w:rsidP="00CF2E7B">
      <w:pPr>
        <w:numPr>
          <w:ilvl w:val="0"/>
          <w:numId w:val="46"/>
        </w:numPr>
        <w:contextualSpacing/>
        <w:rPr>
          <w:rFonts w:eastAsia="Times New Roman"/>
          <w:color w:val="000000"/>
          <w:spacing w:val="0"/>
        </w:rPr>
      </w:pPr>
      <w:r w:rsidRPr="00CF2E7B">
        <w:rPr>
          <w:rFonts w:eastAsia="Times New Roman"/>
          <w:b/>
          <w:bCs/>
          <w:color w:val="000000"/>
          <w:spacing w:val="0"/>
        </w:rPr>
        <w:t>Đáp án:</w:t>
      </w:r>
      <w:r w:rsidRPr="00CF2E7B">
        <w:rPr>
          <w:rFonts w:eastAsia="Times New Roman"/>
          <w:color w:val="000000"/>
          <w:spacing w:val="0"/>
        </w:rPr>
        <w:t> TRUE</w:t>
      </w:r>
    </w:p>
    <w:p w:rsidR="00CF2E7B" w:rsidRDefault="00CF2E7B" w:rsidP="00CF2E7B">
      <w:pPr>
        <w:contextualSpacing/>
        <w:rPr>
          <w:rFonts w:eastAsia="Times New Roman"/>
          <w:color w:val="000000"/>
          <w:spacing w:val="0"/>
          <w:lang w:val="vi-VN"/>
        </w:rPr>
      </w:pPr>
      <w:r w:rsidRPr="00CF2E7B">
        <w:rPr>
          <w:rFonts w:eastAsia="Times New Roman"/>
          <w:b/>
          <w:bCs/>
          <w:color w:val="000000"/>
          <w:spacing w:val="0"/>
        </w:rPr>
        <w:t>Câu 26</w:t>
      </w:r>
    </w:p>
    <w:p w:rsidR="00CF2E7B" w:rsidRPr="00CF2E7B" w:rsidRDefault="00CF2E7B" w:rsidP="00CF2E7B">
      <w:pPr>
        <w:contextualSpacing/>
        <w:rPr>
          <w:rFonts w:eastAsia="Times New Roman"/>
          <w:color w:val="000000"/>
          <w:spacing w:val="0"/>
        </w:rPr>
      </w:pPr>
      <w:r w:rsidRPr="00CF2E7B">
        <w:rPr>
          <w:rFonts w:eastAsia="Times New Roman"/>
          <w:b/>
          <w:bCs/>
          <w:color w:val="000000"/>
          <w:spacing w:val="0"/>
        </w:rPr>
        <w:t>Nội dung:</w:t>
      </w:r>
      <w:r w:rsidRPr="00CF2E7B">
        <w:rPr>
          <w:rFonts w:eastAsia="Times New Roman"/>
          <w:color w:val="000000"/>
          <w:spacing w:val="0"/>
        </w:rPr>
        <w:t> Oil exploration companies have to follow strict safety controls imposed by the Canadian government.</w:t>
      </w:r>
    </w:p>
    <w:p w:rsidR="00CF2E7B" w:rsidRPr="00CF2E7B" w:rsidRDefault="00CF2E7B" w:rsidP="00CF2E7B">
      <w:pPr>
        <w:numPr>
          <w:ilvl w:val="0"/>
          <w:numId w:val="47"/>
        </w:numPr>
        <w:contextualSpacing/>
        <w:rPr>
          <w:rFonts w:eastAsia="Times New Roman"/>
          <w:color w:val="000000"/>
          <w:spacing w:val="0"/>
        </w:rPr>
      </w:pPr>
      <w:r w:rsidRPr="00CF2E7B">
        <w:rPr>
          <w:rFonts w:eastAsia="Times New Roman"/>
          <w:b/>
          <w:bCs/>
          <w:color w:val="000000"/>
          <w:spacing w:val="0"/>
        </w:rPr>
        <w:t>Từ khóa tìm trong bài</w:t>
      </w:r>
    </w:p>
    <w:p w:rsidR="00CF2E7B" w:rsidRPr="00CF2E7B" w:rsidRDefault="00CF2E7B" w:rsidP="00CF2E7B">
      <w:pPr>
        <w:numPr>
          <w:ilvl w:val="1"/>
          <w:numId w:val="47"/>
        </w:numPr>
        <w:contextualSpacing/>
        <w:rPr>
          <w:rFonts w:eastAsia="Times New Roman"/>
          <w:color w:val="000000"/>
          <w:spacing w:val="0"/>
        </w:rPr>
      </w:pPr>
      <w:r w:rsidRPr="00CF2E7B">
        <w:rPr>
          <w:rFonts w:eastAsia="Times New Roman"/>
          <w:color w:val="000000"/>
          <w:spacing w:val="0"/>
        </w:rPr>
        <w:t>Oil exploration companies</w:t>
      </w:r>
    </w:p>
    <w:p w:rsidR="00CF2E7B" w:rsidRPr="00CF2E7B" w:rsidRDefault="00CF2E7B" w:rsidP="00CF2E7B">
      <w:pPr>
        <w:numPr>
          <w:ilvl w:val="1"/>
          <w:numId w:val="47"/>
        </w:numPr>
        <w:contextualSpacing/>
        <w:rPr>
          <w:rFonts w:eastAsia="Times New Roman"/>
          <w:color w:val="000000"/>
          <w:spacing w:val="0"/>
        </w:rPr>
      </w:pPr>
      <w:r w:rsidRPr="00CF2E7B">
        <w:rPr>
          <w:rFonts w:eastAsia="Times New Roman"/>
          <w:color w:val="000000"/>
          <w:spacing w:val="0"/>
        </w:rPr>
        <w:t>strict safety controls</w:t>
      </w:r>
    </w:p>
    <w:p w:rsidR="00CF2E7B" w:rsidRPr="00CF2E7B" w:rsidRDefault="00CF2E7B" w:rsidP="00CF2E7B">
      <w:pPr>
        <w:numPr>
          <w:ilvl w:val="1"/>
          <w:numId w:val="47"/>
        </w:numPr>
        <w:contextualSpacing/>
        <w:rPr>
          <w:rFonts w:eastAsia="Times New Roman"/>
          <w:color w:val="000000"/>
          <w:spacing w:val="0"/>
        </w:rPr>
      </w:pPr>
      <w:r w:rsidRPr="00CF2E7B">
        <w:rPr>
          <w:rFonts w:eastAsia="Times New Roman"/>
          <w:color w:val="000000"/>
          <w:spacing w:val="0"/>
        </w:rPr>
        <w:t>Canadian government</w:t>
      </w:r>
    </w:p>
    <w:p w:rsidR="00CF2E7B" w:rsidRPr="00CF2E7B" w:rsidRDefault="00CF2E7B" w:rsidP="00CF2E7B">
      <w:pPr>
        <w:numPr>
          <w:ilvl w:val="0"/>
          <w:numId w:val="47"/>
        </w:numPr>
        <w:contextualSpacing/>
        <w:rPr>
          <w:rFonts w:eastAsia="Times New Roman"/>
          <w:color w:val="000000"/>
          <w:spacing w:val="0"/>
        </w:rPr>
      </w:pPr>
      <w:r w:rsidRPr="00CF2E7B">
        <w:rPr>
          <w:rFonts w:eastAsia="Times New Roman"/>
          <w:b/>
          <w:bCs/>
          <w:color w:val="000000"/>
          <w:spacing w:val="0"/>
        </w:rPr>
        <w:t>Từ khóa mấu chốt</w:t>
      </w:r>
    </w:p>
    <w:p w:rsidR="00CF2E7B" w:rsidRPr="00CF2E7B" w:rsidRDefault="00CF2E7B" w:rsidP="00CF2E7B">
      <w:pPr>
        <w:numPr>
          <w:ilvl w:val="1"/>
          <w:numId w:val="47"/>
        </w:numPr>
        <w:contextualSpacing/>
        <w:rPr>
          <w:rFonts w:eastAsia="Times New Roman"/>
          <w:color w:val="000000"/>
          <w:spacing w:val="0"/>
        </w:rPr>
      </w:pPr>
      <w:r w:rsidRPr="00CF2E7B">
        <w:rPr>
          <w:rFonts w:eastAsia="Times New Roman"/>
          <w:color w:val="000000"/>
          <w:spacing w:val="0"/>
        </w:rPr>
        <w:t>Đoạn F (toàn bộ đoạn nói về dầu khí).</w:t>
      </w:r>
    </w:p>
    <w:p w:rsidR="00CF2E7B" w:rsidRPr="00CF2E7B" w:rsidRDefault="00CF2E7B" w:rsidP="00CF2E7B">
      <w:pPr>
        <w:numPr>
          <w:ilvl w:val="0"/>
          <w:numId w:val="47"/>
        </w:numPr>
        <w:contextualSpacing/>
        <w:rPr>
          <w:rFonts w:eastAsia="Times New Roman"/>
          <w:color w:val="000000"/>
          <w:spacing w:val="0"/>
        </w:rPr>
      </w:pPr>
      <w:r w:rsidRPr="00CF2E7B">
        <w:rPr>
          <w:rFonts w:eastAsia="Times New Roman"/>
          <w:b/>
          <w:bCs/>
          <w:color w:val="000000"/>
          <w:spacing w:val="0"/>
        </w:rPr>
        <w:t>Phân tích &amp; Vị trí</w:t>
      </w:r>
    </w:p>
    <w:p w:rsidR="00CF2E7B" w:rsidRPr="00CF2E7B" w:rsidRDefault="00CF2E7B" w:rsidP="00CF2E7B">
      <w:pPr>
        <w:numPr>
          <w:ilvl w:val="1"/>
          <w:numId w:val="47"/>
        </w:numPr>
        <w:contextualSpacing/>
        <w:rPr>
          <w:rFonts w:eastAsia="Times New Roman"/>
          <w:color w:val="000000"/>
          <w:spacing w:val="0"/>
        </w:rPr>
      </w:pPr>
      <w:r w:rsidRPr="00CF2E7B">
        <w:rPr>
          <w:rFonts w:eastAsia="Times New Roman"/>
          <w:color w:val="000000"/>
          <w:spacing w:val="0"/>
        </w:rPr>
        <w:t>Đoạn F đề cập đến việc phát hiện dầu, sản lượng và rủi ro thiên tai, nhưng không có thông tin nào nói về các quy định an toàn nghiêm ngặt ("strict safety controls") do chính phủ Canada áp đặt lên các công ty này.</w:t>
      </w:r>
    </w:p>
    <w:p w:rsidR="00CF2E7B" w:rsidRPr="00CF2E7B" w:rsidRDefault="00CF2E7B" w:rsidP="00CF2E7B">
      <w:pPr>
        <w:numPr>
          <w:ilvl w:val="0"/>
          <w:numId w:val="47"/>
        </w:numPr>
        <w:contextualSpacing/>
        <w:rPr>
          <w:rFonts w:eastAsia="Times New Roman"/>
          <w:color w:val="000000"/>
          <w:spacing w:val="0"/>
        </w:rPr>
      </w:pPr>
      <w:r w:rsidRPr="00CF2E7B">
        <w:rPr>
          <w:rFonts w:eastAsia="Times New Roman"/>
          <w:b/>
          <w:bCs/>
          <w:color w:val="000000"/>
          <w:spacing w:val="0"/>
        </w:rPr>
        <w:t>Đáp án:</w:t>
      </w:r>
      <w:r w:rsidRPr="00CF2E7B">
        <w:rPr>
          <w:rFonts w:eastAsia="Times New Roman"/>
          <w:color w:val="000000"/>
          <w:spacing w:val="0"/>
        </w:rPr>
        <w:t> NOT GIVEN</w:t>
      </w:r>
    </w:p>
    <w:p w:rsidR="00CF2E7B" w:rsidRPr="00CF2E7B" w:rsidRDefault="00CF2E7B" w:rsidP="00B75F93">
      <w:pPr>
        <w:pStyle w:val="NormalWeb"/>
        <w:spacing w:before="0" w:beforeAutospacing="0" w:after="0" w:afterAutospacing="0" w:line="360" w:lineRule="auto"/>
        <w:contextualSpacing/>
        <w:jc w:val="both"/>
        <w:rPr>
          <w:color w:val="000000"/>
          <w:lang w:val="vi-VN"/>
        </w:rPr>
      </w:pPr>
    </w:p>
    <w:p w:rsidR="00B75F93" w:rsidRDefault="00B75F93" w:rsidP="00B75F93"/>
    <w:p w:rsidR="00EC1F9B" w:rsidRDefault="00EC1F9B"/>
    <w:sectPr w:rsidR="00EC1F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1AB"/>
    <w:multiLevelType w:val="multilevel"/>
    <w:tmpl w:val="60786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C6D04"/>
    <w:multiLevelType w:val="multilevel"/>
    <w:tmpl w:val="F422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24BF5"/>
    <w:multiLevelType w:val="multilevel"/>
    <w:tmpl w:val="797A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2790B"/>
    <w:multiLevelType w:val="multilevel"/>
    <w:tmpl w:val="BAC22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0F240F"/>
    <w:multiLevelType w:val="multilevel"/>
    <w:tmpl w:val="0EC2A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30232"/>
    <w:multiLevelType w:val="multilevel"/>
    <w:tmpl w:val="D70C6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E75FA3"/>
    <w:multiLevelType w:val="multilevel"/>
    <w:tmpl w:val="7494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167E3"/>
    <w:multiLevelType w:val="multilevel"/>
    <w:tmpl w:val="7C6A8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B47A7B"/>
    <w:multiLevelType w:val="multilevel"/>
    <w:tmpl w:val="073E3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E80AC4"/>
    <w:multiLevelType w:val="multilevel"/>
    <w:tmpl w:val="66C4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F66BE"/>
    <w:multiLevelType w:val="multilevel"/>
    <w:tmpl w:val="CA9A2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E57DF3"/>
    <w:multiLevelType w:val="multilevel"/>
    <w:tmpl w:val="2AA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F04D1"/>
    <w:multiLevelType w:val="multilevel"/>
    <w:tmpl w:val="F7B22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F241B1"/>
    <w:multiLevelType w:val="multilevel"/>
    <w:tmpl w:val="E494C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0C474A"/>
    <w:multiLevelType w:val="multilevel"/>
    <w:tmpl w:val="260E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46C0E"/>
    <w:multiLevelType w:val="multilevel"/>
    <w:tmpl w:val="21C8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9672C"/>
    <w:multiLevelType w:val="multilevel"/>
    <w:tmpl w:val="BC604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EC10DD"/>
    <w:multiLevelType w:val="multilevel"/>
    <w:tmpl w:val="295AB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C842CE"/>
    <w:multiLevelType w:val="multilevel"/>
    <w:tmpl w:val="32205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5323D8"/>
    <w:multiLevelType w:val="multilevel"/>
    <w:tmpl w:val="7E76D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734A44"/>
    <w:multiLevelType w:val="multilevel"/>
    <w:tmpl w:val="A2CC0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4C3C15"/>
    <w:multiLevelType w:val="multilevel"/>
    <w:tmpl w:val="684CB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A05D0D"/>
    <w:multiLevelType w:val="multilevel"/>
    <w:tmpl w:val="FB52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254057"/>
    <w:multiLevelType w:val="multilevel"/>
    <w:tmpl w:val="05F00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DE0515"/>
    <w:multiLevelType w:val="multilevel"/>
    <w:tmpl w:val="38B00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D35A56"/>
    <w:multiLevelType w:val="multilevel"/>
    <w:tmpl w:val="C0D2B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3E685E"/>
    <w:multiLevelType w:val="multilevel"/>
    <w:tmpl w:val="326E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2B148E"/>
    <w:multiLevelType w:val="multilevel"/>
    <w:tmpl w:val="8BA81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574195"/>
    <w:multiLevelType w:val="multilevel"/>
    <w:tmpl w:val="4C18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590725"/>
    <w:multiLevelType w:val="multilevel"/>
    <w:tmpl w:val="91CE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6E2588"/>
    <w:multiLevelType w:val="multilevel"/>
    <w:tmpl w:val="319EF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9C1AC4"/>
    <w:multiLevelType w:val="multilevel"/>
    <w:tmpl w:val="10365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B84C7B"/>
    <w:multiLevelType w:val="multilevel"/>
    <w:tmpl w:val="9E4E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3D2741"/>
    <w:multiLevelType w:val="multilevel"/>
    <w:tmpl w:val="60AAD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FE689F"/>
    <w:multiLevelType w:val="multilevel"/>
    <w:tmpl w:val="D6D2F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A374A0"/>
    <w:multiLevelType w:val="multilevel"/>
    <w:tmpl w:val="DA3A5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A3324D"/>
    <w:multiLevelType w:val="multilevel"/>
    <w:tmpl w:val="E864C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484708"/>
    <w:multiLevelType w:val="multilevel"/>
    <w:tmpl w:val="74B0F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0834B0"/>
    <w:multiLevelType w:val="multilevel"/>
    <w:tmpl w:val="FD4E3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3211F8"/>
    <w:multiLevelType w:val="multilevel"/>
    <w:tmpl w:val="02D61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A5DD6"/>
    <w:multiLevelType w:val="multilevel"/>
    <w:tmpl w:val="248E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E133F2"/>
    <w:multiLevelType w:val="multilevel"/>
    <w:tmpl w:val="2D7424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8834DC"/>
    <w:multiLevelType w:val="multilevel"/>
    <w:tmpl w:val="52981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5633CE"/>
    <w:multiLevelType w:val="multilevel"/>
    <w:tmpl w:val="4FB2E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92B4BE5"/>
    <w:multiLevelType w:val="multilevel"/>
    <w:tmpl w:val="AF98F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592873"/>
    <w:multiLevelType w:val="multilevel"/>
    <w:tmpl w:val="D9A66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B32862"/>
    <w:multiLevelType w:val="multilevel"/>
    <w:tmpl w:val="FEF25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5A3116"/>
    <w:multiLevelType w:val="multilevel"/>
    <w:tmpl w:val="CE2E3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893C44"/>
    <w:multiLevelType w:val="multilevel"/>
    <w:tmpl w:val="5416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EB7BEF"/>
    <w:multiLevelType w:val="multilevel"/>
    <w:tmpl w:val="AAF8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D422FE"/>
    <w:multiLevelType w:val="multilevel"/>
    <w:tmpl w:val="2996D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1073C0C"/>
    <w:multiLevelType w:val="multilevel"/>
    <w:tmpl w:val="9A449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3C7CDA"/>
    <w:multiLevelType w:val="multilevel"/>
    <w:tmpl w:val="0E4A6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15250C"/>
    <w:multiLevelType w:val="multilevel"/>
    <w:tmpl w:val="DB76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3B77E6"/>
    <w:multiLevelType w:val="multilevel"/>
    <w:tmpl w:val="0F404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72C72C0"/>
    <w:multiLevelType w:val="multilevel"/>
    <w:tmpl w:val="E6306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98188A"/>
    <w:multiLevelType w:val="multilevel"/>
    <w:tmpl w:val="519AE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F333DA"/>
    <w:multiLevelType w:val="multilevel"/>
    <w:tmpl w:val="BDA05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951468A"/>
    <w:multiLevelType w:val="multilevel"/>
    <w:tmpl w:val="D3FA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EE42EE"/>
    <w:multiLevelType w:val="multilevel"/>
    <w:tmpl w:val="A9F6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E132BC"/>
    <w:multiLevelType w:val="multilevel"/>
    <w:tmpl w:val="3668B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21E754C"/>
    <w:multiLevelType w:val="multilevel"/>
    <w:tmpl w:val="74C0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5928D7"/>
    <w:multiLevelType w:val="multilevel"/>
    <w:tmpl w:val="00BEB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333B6E"/>
    <w:multiLevelType w:val="multilevel"/>
    <w:tmpl w:val="4BA8F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51A5B7C"/>
    <w:multiLevelType w:val="multilevel"/>
    <w:tmpl w:val="C6AA1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C71215"/>
    <w:multiLevelType w:val="multilevel"/>
    <w:tmpl w:val="E7CAB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B36173"/>
    <w:multiLevelType w:val="multilevel"/>
    <w:tmpl w:val="A4C8F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97169E"/>
    <w:multiLevelType w:val="multilevel"/>
    <w:tmpl w:val="AE64D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A75D38"/>
    <w:multiLevelType w:val="multilevel"/>
    <w:tmpl w:val="E08A8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995670"/>
    <w:multiLevelType w:val="multilevel"/>
    <w:tmpl w:val="B7A4A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8604E7"/>
    <w:multiLevelType w:val="multilevel"/>
    <w:tmpl w:val="9482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864C35"/>
    <w:multiLevelType w:val="multilevel"/>
    <w:tmpl w:val="BFBE4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3892246"/>
    <w:multiLevelType w:val="multilevel"/>
    <w:tmpl w:val="217C1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6EF7DED"/>
    <w:multiLevelType w:val="multilevel"/>
    <w:tmpl w:val="8390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5F52D1"/>
    <w:multiLevelType w:val="multilevel"/>
    <w:tmpl w:val="C686B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66345F"/>
    <w:multiLevelType w:val="multilevel"/>
    <w:tmpl w:val="C152E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897527"/>
    <w:multiLevelType w:val="multilevel"/>
    <w:tmpl w:val="7358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FE6DD5"/>
    <w:multiLevelType w:val="multilevel"/>
    <w:tmpl w:val="9E3E2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D70238"/>
    <w:multiLevelType w:val="multilevel"/>
    <w:tmpl w:val="899A4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A920971"/>
    <w:multiLevelType w:val="multilevel"/>
    <w:tmpl w:val="B85C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FE081A"/>
    <w:multiLevelType w:val="multilevel"/>
    <w:tmpl w:val="0AF49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E8C2826"/>
    <w:multiLevelType w:val="multilevel"/>
    <w:tmpl w:val="F9304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F011299"/>
    <w:multiLevelType w:val="multilevel"/>
    <w:tmpl w:val="53BEF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4892920">
    <w:abstractNumId w:val="66"/>
  </w:num>
  <w:num w:numId="2" w16cid:durableId="115147090">
    <w:abstractNumId w:val="68"/>
  </w:num>
  <w:num w:numId="3" w16cid:durableId="1927883661">
    <w:abstractNumId w:val="55"/>
  </w:num>
  <w:num w:numId="4" w16cid:durableId="1143499389">
    <w:abstractNumId w:val="82"/>
  </w:num>
  <w:num w:numId="5" w16cid:durableId="357439769">
    <w:abstractNumId w:val="5"/>
  </w:num>
  <w:num w:numId="6" w16cid:durableId="2080320525">
    <w:abstractNumId w:val="78"/>
  </w:num>
  <w:num w:numId="7" w16cid:durableId="948395100">
    <w:abstractNumId w:val="13"/>
  </w:num>
  <w:num w:numId="8" w16cid:durableId="827672839">
    <w:abstractNumId w:val="72"/>
  </w:num>
  <w:num w:numId="9" w16cid:durableId="2055500242">
    <w:abstractNumId w:val="43"/>
  </w:num>
  <w:num w:numId="10" w16cid:durableId="897130569">
    <w:abstractNumId w:val="63"/>
  </w:num>
  <w:num w:numId="11" w16cid:durableId="1599095377">
    <w:abstractNumId w:val="50"/>
  </w:num>
  <w:num w:numId="12" w16cid:durableId="1351644826">
    <w:abstractNumId w:val="60"/>
  </w:num>
  <w:num w:numId="13" w16cid:durableId="907348038">
    <w:abstractNumId w:val="38"/>
  </w:num>
  <w:num w:numId="14" w16cid:durableId="1604066540">
    <w:abstractNumId w:val="18"/>
  </w:num>
  <w:num w:numId="15" w16cid:durableId="1018460583">
    <w:abstractNumId w:val="47"/>
  </w:num>
  <w:num w:numId="16" w16cid:durableId="718240370">
    <w:abstractNumId w:val="47"/>
    <w:lvlOverride w:ilvl="1">
      <w:lvl w:ilvl="1">
        <w:numFmt w:val="decimal"/>
        <w:lvlText w:val="%2."/>
        <w:lvlJc w:val="left"/>
      </w:lvl>
    </w:lvlOverride>
  </w:num>
  <w:num w:numId="17" w16cid:durableId="1305430574">
    <w:abstractNumId w:val="14"/>
  </w:num>
  <w:num w:numId="18" w16cid:durableId="957567629">
    <w:abstractNumId w:val="76"/>
  </w:num>
  <w:num w:numId="19" w16cid:durableId="1883712808">
    <w:abstractNumId w:val="62"/>
  </w:num>
  <w:num w:numId="20" w16cid:durableId="830096284">
    <w:abstractNumId w:val="59"/>
  </w:num>
  <w:num w:numId="21" w16cid:durableId="2144039058">
    <w:abstractNumId w:val="69"/>
  </w:num>
  <w:num w:numId="22" w16cid:durableId="1749616771">
    <w:abstractNumId w:val="45"/>
  </w:num>
  <w:num w:numId="23" w16cid:durableId="1218935178">
    <w:abstractNumId w:val="25"/>
  </w:num>
  <w:num w:numId="24" w16cid:durableId="1927614065">
    <w:abstractNumId w:val="67"/>
  </w:num>
  <w:num w:numId="25" w16cid:durableId="2101678475">
    <w:abstractNumId w:val="42"/>
  </w:num>
  <w:num w:numId="26" w16cid:durableId="1375738809">
    <w:abstractNumId w:val="36"/>
  </w:num>
  <w:num w:numId="27" w16cid:durableId="1612594343">
    <w:abstractNumId w:val="35"/>
  </w:num>
  <w:num w:numId="28" w16cid:durableId="575364340">
    <w:abstractNumId w:val="3"/>
  </w:num>
  <w:num w:numId="29" w16cid:durableId="1149905162">
    <w:abstractNumId w:val="44"/>
  </w:num>
  <w:num w:numId="30" w16cid:durableId="1593852778">
    <w:abstractNumId w:val="7"/>
  </w:num>
  <w:num w:numId="31" w16cid:durableId="1628317854">
    <w:abstractNumId w:val="80"/>
  </w:num>
  <w:num w:numId="32" w16cid:durableId="1926917454">
    <w:abstractNumId w:val="74"/>
  </w:num>
  <w:num w:numId="33" w16cid:durableId="943851802">
    <w:abstractNumId w:val="19"/>
  </w:num>
  <w:num w:numId="34" w16cid:durableId="650137764">
    <w:abstractNumId w:val="46"/>
  </w:num>
  <w:num w:numId="35" w16cid:durableId="1687631803">
    <w:abstractNumId w:val="12"/>
  </w:num>
  <w:num w:numId="36" w16cid:durableId="1820264326">
    <w:abstractNumId w:val="30"/>
  </w:num>
  <w:num w:numId="37" w16cid:durableId="17581666">
    <w:abstractNumId w:val="52"/>
  </w:num>
  <w:num w:numId="38" w16cid:durableId="155265084">
    <w:abstractNumId w:val="54"/>
  </w:num>
  <w:num w:numId="39" w16cid:durableId="2026596288">
    <w:abstractNumId w:val="34"/>
  </w:num>
  <w:num w:numId="40" w16cid:durableId="1575358817">
    <w:abstractNumId w:val="8"/>
  </w:num>
  <w:num w:numId="41" w16cid:durableId="45616048">
    <w:abstractNumId w:val="71"/>
  </w:num>
  <w:num w:numId="42" w16cid:durableId="45642010">
    <w:abstractNumId w:val="81"/>
  </w:num>
  <w:num w:numId="43" w16cid:durableId="660040198">
    <w:abstractNumId w:val="51"/>
  </w:num>
  <w:num w:numId="44" w16cid:durableId="1541278825">
    <w:abstractNumId w:val="27"/>
  </w:num>
  <w:num w:numId="45" w16cid:durableId="989674052">
    <w:abstractNumId w:val="37"/>
  </w:num>
  <w:num w:numId="46" w16cid:durableId="467402972">
    <w:abstractNumId w:val="4"/>
  </w:num>
  <w:num w:numId="47" w16cid:durableId="609434926">
    <w:abstractNumId w:val="23"/>
  </w:num>
  <w:num w:numId="48" w16cid:durableId="2102601233">
    <w:abstractNumId w:val="21"/>
  </w:num>
  <w:num w:numId="49" w16cid:durableId="1583829182">
    <w:abstractNumId w:val="15"/>
  </w:num>
  <w:num w:numId="50" w16cid:durableId="1843667177">
    <w:abstractNumId w:val="40"/>
  </w:num>
  <w:num w:numId="51" w16cid:durableId="201795206">
    <w:abstractNumId w:val="48"/>
  </w:num>
  <w:num w:numId="52" w16cid:durableId="804350802">
    <w:abstractNumId w:val="22"/>
  </w:num>
  <w:num w:numId="53" w16cid:durableId="2039350235">
    <w:abstractNumId w:val="73"/>
  </w:num>
  <w:num w:numId="54" w16cid:durableId="1069812071">
    <w:abstractNumId w:val="11"/>
  </w:num>
  <w:num w:numId="55" w16cid:durableId="79300056">
    <w:abstractNumId w:val="70"/>
  </w:num>
  <w:num w:numId="56" w16cid:durableId="1301423616">
    <w:abstractNumId w:val="57"/>
  </w:num>
  <w:num w:numId="57" w16cid:durableId="918715043">
    <w:abstractNumId w:val="10"/>
  </w:num>
  <w:num w:numId="58" w16cid:durableId="740130033">
    <w:abstractNumId w:val="16"/>
  </w:num>
  <w:num w:numId="59" w16cid:durableId="97453380">
    <w:abstractNumId w:val="0"/>
  </w:num>
  <w:num w:numId="60" w16cid:durableId="287395923">
    <w:abstractNumId w:val="32"/>
  </w:num>
  <w:num w:numId="61" w16cid:durableId="553737154">
    <w:abstractNumId w:val="41"/>
  </w:num>
  <w:num w:numId="62" w16cid:durableId="1682273619">
    <w:abstractNumId w:val="56"/>
  </w:num>
  <w:num w:numId="63" w16cid:durableId="493182292">
    <w:abstractNumId w:val="64"/>
  </w:num>
  <w:num w:numId="64" w16cid:durableId="449209303">
    <w:abstractNumId w:val="31"/>
  </w:num>
  <w:num w:numId="65" w16cid:durableId="878276202">
    <w:abstractNumId w:val="6"/>
  </w:num>
  <w:num w:numId="66" w16cid:durableId="1350255687">
    <w:abstractNumId w:val="26"/>
  </w:num>
  <w:num w:numId="67" w16cid:durableId="402485012">
    <w:abstractNumId w:val="20"/>
  </w:num>
  <w:num w:numId="68" w16cid:durableId="2068603421">
    <w:abstractNumId w:val="33"/>
  </w:num>
  <w:num w:numId="69" w16cid:durableId="488643005">
    <w:abstractNumId w:val="65"/>
  </w:num>
  <w:num w:numId="70" w16cid:durableId="1667005475">
    <w:abstractNumId w:val="77"/>
  </w:num>
  <w:num w:numId="71" w16cid:durableId="270015576">
    <w:abstractNumId w:val="29"/>
  </w:num>
  <w:num w:numId="72" w16cid:durableId="833298155">
    <w:abstractNumId w:val="9"/>
  </w:num>
  <w:num w:numId="73" w16cid:durableId="1728184848">
    <w:abstractNumId w:val="49"/>
  </w:num>
  <w:num w:numId="74" w16cid:durableId="304628370">
    <w:abstractNumId w:val="53"/>
  </w:num>
  <w:num w:numId="75" w16cid:durableId="1178083873">
    <w:abstractNumId w:val="28"/>
  </w:num>
  <w:num w:numId="76" w16cid:durableId="825321365">
    <w:abstractNumId w:val="79"/>
  </w:num>
  <w:num w:numId="77" w16cid:durableId="711928679">
    <w:abstractNumId w:val="1"/>
  </w:num>
  <w:num w:numId="78" w16cid:durableId="233324138">
    <w:abstractNumId w:val="39"/>
  </w:num>
  <w:num w:numId="79" w16cid:durableId="1269236876">
    <w:abstractNumId w:val="17"/>
  </w:num>
  <w:num w:numId="80" w16cid:durableId="1863977109">
    <w:abstractNumId w:val="24"/>
  </w:num>
  <w:num w:numId="81" w16cid:durableId="519974704">
    <w:abstractNumId w:val="75"/>
  </w:num>
  <w:num w:numId="82" w16cid:durableId="963579484">
    <w:abstractNumId w:val="58"/>
  </w:num>
  <w:num w:numId="83" w16cid:durableId="1203251218">
    <w:abstractNumId w:val="2"/>
  </w:num>
  <w:num w:numId="84" w16cid:durableId="796332617">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F93"/>
    <w:rsid w:val="000B5A3F"/>
    <w:rsid w:val="001E3FE3"/>
    <w:rsid w:val="002C37C0"/>
    <w:rsid w:val="002D7066"/>
    <w:rsid w:val="00325D25"/>
    <w:rsid w:val="00494E2F"/>
    <w:rsid w:val="00665349"/>
    <w:rsid w:val="006D4DB4"/>
    <w:rsid w:val="00741AC1"/>
    <w:rsid w:val="007C7130"/>
    <w:rsid w:val="007D6779"/>
    <w:rsid w:val="008376E2"/>
    <w:rsid w:val="00844164"/>
    <w:rsid w:val="0097456B"/>
    <w:rsid w:val="00B112E4"/>
    <w:rsid w:val="00B13C8E"/>
    <w:rsid w:val="00B75F93"/>
    <w:rsid w:val="00C56090"/>
    <w:rsid w:val="00CF2E7B"/>
    <w:rsid w:val="00DF1186"/>
    <w:rsid w:val="00EA5258"/>
    <w:rsid w:val="00EC1F9B"/>
    <w:rsid w:val="00FB1C0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31A3B"/>
  <w15:chartTrackingRefBased/>
  <w15:docId w15:val="{2A0E8FFA-C318-7D4D-AAEF-FD92747E8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81C36"/>
        <w:spacing w:val="3"/>
        <w:sz w:val="24"/>
        <w:szCs w:val="24"/>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F93"/>
  </w:style>
  <w:style w:type="paragraph" w:styleId="Heading1">
    <w:name w:val="heading 1"/>
    <w:basedOn w:val="Normal"/>
    <w:next w:val="Normal"/>
    <w:link w:val="Heading1Char"/>
    <w:uiPriority w:val="9"/>
    <w:qFormat/>
    <w:rsid w:val="00B75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5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5F9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75F9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75F9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75F9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5F9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5F9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5F9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5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5F9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B75F9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75F9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75F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5F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5F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5F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5F9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75F93"/>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75F9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F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5F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5F93"/>
    <w:rPr>
      <w:i/>
      <w:iCs/>
      <w:color w:val="404040" w:themeColor="text1" w:themeTint="BF"/>
    </w:rPr>
  </w:style>
  <w:style w:type="paragraph" w:styleId="ListParagraph">
    <w:name w:val="List Paragraph"/>
    <w:basedOn w:val="Normal"/>
    <w:uiPriority w:val="34"/>
    <w:qFormat/>
    <w:rsid w:val="00B75F93"/>
    <w:pPr>
      <w:ind w:left="720"/>
      <w:contextualSpacing/>
    </w:pPr>
  </w:style>
  <w:style w:type="character" w:styleId="IntenseEmphasis">
    <w:name w:val="Intense Emphasis"/>
    <w:basedOn w:val="DefaultParagraphFont"/>
    <w:uiPriority w:val="21"/>
    <w:qFormat/>
    <w:rsid w:val="00B75F93"/>
    <w:rPr>
      <w:i/>
      <w:iCs/>
      <w:color w:val="2F5496" w:themeColor="accent1" w:themeShade="BF"/>
    </w:rPr>
  </w:style>
  <w:style w:type="paragraph" w:styleId="IntenseQuote">
    <w:name w:val="Intense Quote"/>
    <w:basedOn w:val="Normal"/>
    <w:next w:val="Normal"/>
    <w:link w:val="IntenseQuoteChar"/>
    <w:uiPriority w:val="30"/>
    <w:qFormat/>
    <w:rsid w:val="00B75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5F93"/>
    <w:rPr>
      <w:i/>
      <w:iCs/>
      <w:color w:val="2F5496" w:themeColor="accent1" w:themeShade="BF"/>
    </w:rPr>
  </w:style>
  <w:style w:type="character" w:styleId="IntenseReference">
    <w:name w:val="Intense Reference"/>
    <w:basedOn w:val="DefaultParagraphFont"/>
    <w:uiPriority w:val="32"/>
    <w:qFormat/>
    <w:rsid w:val="00B75F93"/>
    <w:rPr>
      <w:b/>
      <w:bCs/>
      <w:smallCaps/>
      <w:color w:val="2F5496" w:themeColor="accent1" w:themeShade="BF"/>
      <w:spacing w:val="5"/>
    </w:rPr>
  </w:style>
  <w:style w:type="paragraph" w:styleId="NormalWeb">
    <w:name w:val="Normal (Web)"/>
    <w:basedOn w:val="Normal"/>
    <w:uiPriority w:val="99"/>
    <w:unhideWhenUsed/>
    <w:rsid w:val="00B75F93"/>
    <w:pPr>
      <w:spacing w:before="100" w:beforeAutospacing="1" w:after="100" w:afterAutospacing="1" w:line="240" w:lineRule="auto"/>
      <w:jc w:val="left"/>
    </w:pPr>
    <w:rPr>
      <w:rFonts w:eastAsia="Times New Roman"/>
      <w:color w:val="auto"/>
      <w:spacing w:val="0"/>
    </w:rPr>
  </w:style>
  <w:style w:type="character" w:customStyle="1" w:styleId="apple-converted-space">
    <w:name w:val="apple-converted-space"/>
    <w:basedOn w:val="DefaultParagraphFont"/>
    <w:rsid w:val="00B75F93"/>
  </w:style>
  <w:style w:type="character" w:styleId="Strong">
    <w:name w:val="Strong"/>
    <w:basedOn w:val="DefaultParagraphFont"/>
    <w:uiPriority w:val="22"/>
    <w:qFormat/>
    <w:rsid w:val="00B75F93"/>
    <w:rPr>
      <w:b/>
      <w:bCs/>
    </w:rPr>
  </w:style>
  <w:style w:type="character" w:styleId="Emphasis">
    <w:name w:val="Emphasis"/>
    <w:basedOn w:val="DefaultParagraphFont"/>
    <w:uiPriority w:val="20"/>
    <w:qFormat/>
    <w:rsid w:val="00B75F93"/>
    <w:rPr>
      <w:i/>
      <w:iCs/>
    </w:rPr>
  </w:style>
  <w:style w:type="table" w:styleId="TableGrid">
    <w:name w:val="Table Grid"/>
    <w:basedOn w:val="TableNormal"/>
    <w:uiPriority w:val="39"/>
    <w:rsid w:val="00B75F9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37630">
      <w:bodyDiv w:val="1"/>
      <w:marLeft w:val="0"/>
      <w:marRight w:val="0"/>
      <w:marTop w:val="0"/>
      <w:marBottom w:val="0"/>
      <w:divBdr>
        <w:top w:val="none" w:sz="0" w:space="0" w:color="auto"/>
        <w:left w:val="none" w:sz="0" w:space="0" w:color="auto"/>
        <w:bottom w:val="none" w:sz="0" w:space="0" w:color="auto"/>
        <w:right w:val="none" w:sz="0" w:space="0" w:color="auto"/>
      </w:divBdr>
      <w:divsChild>
        <w:div w:id="1621841092">
          <w:marLeft w:val="0"/>
          <w:marRight w:val="0"/>
          <w:marTop w:val="0"/>
          <w:marBottom w:val="0"/>
          <w:divBdr>
            <w:top w:val="none" w:sz="0" w:space="0" w:color="auto"/>
            <w:left w:val="none" w:sz="0" w:space="0" w:color="auto"/>
            <w:bottom w:val="none" w:sz="0" w:space="0" w:color="auto"/>
            <w:right w:val="none" w:sz="0" w:space="0" w:color="auto"/>
          </w:divBdr>
          <w:divsChild>
            <w:div w:id="143131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68766">
      <w:bodyDiv w:val="1"/>
      <w:marLeft w:val="0"/>
      <w:marRight w:val="0"/>
      <w:marTop w:val="0"/>
      <w:marBottom w:val="0"/>
      <w:divBdr>
        <w:top w:val="none" w:sz="0" w:space="0" w:color="auto"/>
        <w:left w:val="none" w:sz="0" w:space="0" w:color="auto"/>
        <w:bottom w:val="none" w:sz="0" w:space="0" w:color="auto"/>
        <w:right w:val="none" w:sz="0" w:space="0" w:color="auto"/>
      </w:divBdr>
      <w:divsChild>
        <w:div w:id="225800983">
          <w:marLeft w:val="0"/>
          <w:marRight w:val="0"/>
          <w:marTop w:val="0"/>
          <w:marBottom w:val="0"/>
          <w:divBdr>
            <w:top w:val="none" w:sz="0" w:space="0" w:color="auto"/>
            <w:left w:val="none" w:sz="0" w:space="0" w:color="auto"/>
            <w:bottom w:val="none" w:sz="0" w:space="0" w:color="auto"/>
            <w:right w:val="none" w:sz="0" w:space="0" w:color="auto"/>
          </w:divBdr>
        </w:div>
        <w:div w:id="1937129426">
          <w:marLeft w:val="0"/>
          <w:marRight w:val="0"/>
          <w:marTop w:val="0"/>
          <w:marBottom w:val="0"/>
          <w:divBdr>
            <w:top w:val="none" w:sz="0" w:space="0" w:color="auto"/>
            <w:left w:val="none" w:sz="0" w:space="0" w:color="auto"/>
            <w:bottom w:val="none" w:sz="0" w:space="0" w:color="auto"/>
            <w:right w:val="none" w:sz="0" w:space="0" w:color="auto"/>
          </w:divBdr>
        </w:div>
        <w:div w:id="120342129">
          <w:marLeft w:val="0"/>
          <w:marRight w:val="0"/>
          <w:marTop w:val="0"/>
          <w:marBottom w:val="0"/>
          <w:divBdr>
            <w:top w:val="none" w:sz="0" w:space="0" w:color="auto"/>
            <w:left w:val="none" w:sz="0" w:space="0" w:color="auto"/>
            <w:bottom w:val="none" w:sz="0" w:space="0" w:color="auto"/>
            <w:right w:val="none" w:sz="0" w:space="0" w:color="auto"/>
          </w:divBdr>
        </w:div>
      </w:divsChild>
    </w:div>
    <w:div w:id="677315772">
      <w:bodyDiv w:val="1"/>
      <w:marLeft w:val="0"/>
      <w:marRight w:val="0"/>
      <w:marTop w:val="0"/>
      <w:marBottom w:val="0"/>
      <w:divBdr>
        <w:top w:val="none" w:sz="0" w:space="0" w:color="auto"/>
        <w:left w:val="none" w:sz="0" w:space="0" w:color="auto"/>
        <w:bottom w:val="none" w:sz="0" w:space="0" w:color="auto"/>
        <w:right w:val="none" w:sz="0" w:space="0" w:color="auto"/>
      </w:divBdr>
      <w:divsChild>
        <w:div w:id="1096249313">
          <w:marLeft w:val="0"/>
          <w:marRight w:val="0"/>
          <w:marTop w:val="0"/>
          <w:marBottom w:val="0"/>
          <w:divBdr>
            <w:top w:val="none" w:sz="0" w:space="0" w:color="auto"/>
            <w:left w:val="none" w:sz="0" w:space="0" w:color="auto"/>
            <w:bottom w:val="none" w:sz="0" w:space="0" w:color="auto"/>
            <w:right w:val="none" w:sz="0" w:space="0" w:color="auto"/>
          </w:divBdr>
        </w:div>
        <w:div w:id="581987268">
          <w:marLeft w:val="0"/>
          <w:marRight w:val="0"/>
          <w:marTop w:val="0"/>
          <w:marBottom w:val="0"/>
          <w:divBdr>
            <w:top w:val="none" w:sz="0" w:space="0" w:color="auto"/>
            <w:left w:val="none" w:sz="0" w:space="0" w:color="auto"/>
            <w:bottom w:val="none" w:sz="0" w:space="0" w:color="auto"/>
            <w:right w:val="none" w:sz="0" w:space="0" w:color="auto"/>
          </w:divBdr>
        </w:div>
      </w:divsChild>
    </w:div>
    <w:div w:id="1087460753">
      <w:bodyDiv w:val="1"/>
      <w:marLeft w:val="0"/>
      <w:marRight w:val="0"/>
      <w:marTop w:val="0"/>
      <w:marBottom w:val="0"/>
      <w:divBdr>
        <w:top w:val="none" w:sz="0" w:space="0" w:color="auto"/>
        <w:left w:val="none" w:sz="0" w:space="0" w:color="auto"/>
        <w:bottom w:val="none" w:sz="0" w:space="0" w:color="auto"/>
        <w:right w:val="none" w:sz="0" w:space="0" w:color="auto"/>
      </w:divBdr>
      <w:divsChild>
        <w:div w:id="2033216029">
          <w:marLeft w:val="0"/>
          <w:marRight w:val="0"/>
          <w:marTop w:val="0"/>
          <w:marBottom w:val="0"/>
          <w:divBdr>
            <w:top w:val="none" w:sz="0" w:space="0" w:color="auto"/>
            <w:left w:val="none" w:sz="0" w:space="0" w:color="auto"/>
            <w:bottom w:val="none" w:sz="0" w:space="0" w:color="auto"/>
            <w:right w:val="none" w:sz="0" w:space="0" w:color="auto"/>
          </w:divBdr>
          <w:divsChild>
            <w:div w:id="566302101">
              <w:marLeft w:val="0"/>
              <w:marRight w:val="0"/>
              <w:marTop w:val="0"/>
              <w:marBottom w:val="0"/>
              <w:divBdr>
                <w:top w:val="none" w:sz="0" w:space="0" w:color="auto"/>
                <w:left w:val="none" w:sz="0" w:space="0" w:color="auto"/>
                <w:bottom w:val="none" w:sz="0" w:space="0" w:color="auto"/>
                <w:right w:val="none" w:sz="0" w:space="0" w:color="auto"/>
              </w:divBdr>
            </w:div>
          </w:divsChild>
        </w:div>
        <w:div w:id="710421322">
          <w:marLeft w:val="0"/>
          <w:marRight w:val="0"/>
          <w:marTop w:val="0"/>
          <w:marBottom w:val="0"/>
          <w:divBdr>
            <w:top w:val="none" w:sz="0" w:space="0" w:color="auto"/>
            <w:left w:val="none" w:sz="0" w:space="0" w:color="auto"/>
            <w:bottom w:val="none" w:sz="0" w:space="0" w:color="auto"/>
            <w:right w:val="none" w:sz="0" w:space="0" w:color="auto"/>
          </w:divBdr>
          <w:divsChild>
            <w:div w:id="303775339">
              <w:marLeft w:val="0"/>
              <w:marRight w:val="0"/>
              <w:marTop w:val="0"/>
              <w:marBottom w:val="0"/>
              <w:divBdr>
                <w:top w:val="none" w:sz="0" w:space="0" w:color="auto"/>
                <w:left w:val="none" w:sz="0" w:space="0" w:color="auto"/>
                <w:bottom w:val="none" w:sz="0" w:space="0" w:color="auto"/>
                <w:right w:val="none" w:sz="0" w:space="0" w:color="auto"/>
              </w:divBdr>
            </w:div>
          </w:divsChild>
        </w:div>
        <w:div w:id="1741323631">
          <w:marLeft w:val="0"/>
          <w:marRight w:val="0"/>
          <w:marTop w:val="0"/>
          <w:marBottom w:val="0"/>
          <w:divBdr>
            <w:top w:val="none" w:sz="0" w:space="0" w:color="auto"/>
            <w:left w:val="none" w:sz="0" w:space="0" w:color="auto"/>
            <w:bottom w:val="none" w:sz="0" w:space="0" w:color="auto"/>
            <w:right w:val="none" w:sz="0" w:space="0" w:color="auto"/>
          </w:divBdr>
          <w:divsChild>
            <w:div w:id="141794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44200">
      <w:bodyDiv w:val="1"/>
      <w:marLeft w:val="0"/>
      <w:marRight w:val="0"/>
      <w:marTop w:val="0"/>
      <w:marBottom w:val="0"/>
      <w:divBdr>
        <w:top w:val="none" w:sz="0" w:space="0" w:color="auto"/>
        <w:left w:val="none" w:sz="0" w:space="0" w:color="auto"/>
        <w:bottom w:val="none" w:sz="0" w:space="0" w:color="auto"/>
        <w:right w:val="none" w:sz="0" w:space="0" w:color="auto"/>
      </w:divBdr>
    </w:div>
    <w:div w:id="1686394223">
      <w:bodyDiv w:val="1"/>
      <w:marLeft w:val="0"/>
      <w:marRight w:val="0"/>
      <w:marTop w:val="0"/>
      <w:marBottom w:val="0"/>
      <w:divBdr>
        <w:top w:val="none" w:sz="0" w:space="0" w:color="auto"/>
        <w:left w:val="none" w:sz="0" w:space="0" w:color="auto"/>
        <w:bottom w:val="none" w:sz="0" w:space="0" w:color="auto"/>
        <w:right w:val="none" w:sz="0" w:space="0" w:color="auto"/>
      </w:divBdr>
      <w:divsChild>
        <w:div w:id="1024865176">
          <w:marLeft w:val="0"/>
          <w:marRight w:val="0"/>
          <w:marTop w:val="0"/>
          <w:marBottom w:val="0"/>
          <w:divBdr>
            <w:top w:val="none" w:sz="0" w:space="0" w:color="auto"/>
            <w:left w:val="none" w:sz="0" w:space="0" w:color="auto"/>
            <w:bottom w:val="none" w:sz="0" w:space="0" w:color="auto"/>
            <w:right w:val="none" w:sz="0" w:space="0" w:color="auto"/>
          </w:divBdr>
          <w:divsChild>
            <w:div w:id="86667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78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7106</Words>
  <Characters>40506</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Anh Thư</dc:creator>
  <cp:keywords/>
  <dc:description/>
  <cp:lastModifiedBy>Nguyễn Hoàng Anh Thư</cp:lastModifiedBy>
  <cp:revision>7</cp:revision>
  <dcterms:created xsi:type="dcterms:W3CDTF">2026-01-09T13:25:00Z</dcterms:created>
  <dcterms:modified xsi:type="dcterms:W3CDTF">2026-01-11T12:46:00Z</dcterms:modified>
</cp:coreProperties>
</file>