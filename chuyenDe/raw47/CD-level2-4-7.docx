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60A6" w:rsidRDefault="005960A6" w:rsidP="005960A6">
      <w:pPr>
        <w:contextualSpacing/>
        <w:outlineLvl w:val="1"/>
        <w:rPr>
          <w:b/>
          <w:bCs/>
          <w:color w:val="000000"/>
          <w:lang w:val="en-US"/>
        </w:rPr>
      </w:pPr>
      <w:r>
        <w:rPr>
          <w:b/>
          <w:bCs/>
          <w:color w:val="000000"/>
          <w:lang w:val="en-US"/>
        </w:rPr>
        <w:t>W4 (Jan 19-25): Writing</w:t>
      </w:r>
    </w:p>
    <w:p w:rsidR="005960A6" w:rsidRDefault="00B53BEE">
      <w:pPr>
        <w:rPr>
          <w:b/>
          <w:bCs/>
          <w:lang w:val="vi-VN"/>
        </w:rPr>
      </w:pPr>
      <w:r w:rsidRPr="00B53BEE">
        <w:rPr>
          <w:rFonts w:eastAsia="Times New Roman"/>
          <w:noProof/>
          <w:color w:val="auto"/>
          <w:spacing w:val="0"/>
        </w:rPr>
        <w:pict>
          <v:rect id="_x0000_i1042" alt="" style="width:468pt;height:.05pt;mso-width-percent:0;mso-height-percent:0;mso-width-percent:0;mso-height-percent:0" o:hralign="center" o:hrstd="t" o:hr="t" fillcolor="#a0a0a0" stroked="f"/>
        </w:pict>
      </w:r>
    </w:p>
    <w:p w:rsidR="005960A6" w:rsidRDefault="00C348BA">
      <w:pPr>
        <w:rPr>
          <w:b/>
          <w:bCs/>
          <w:lang w:val="vi-VN"/>
        </w:rPr>
      </w:pPr>
      <w:r w:rsidRPr="00C348BA">
        <w:rPr>
          <w:b/>
          <w:bCs/>
          <w:lang w:val="vi-VN"/>
        </w:rPr>
        <w:t>Cycling is a healthier and more environmentally friendly form of transport. Nevertheless, cycling is getting less popular. What are the reasons of this trend? What can be done to make cycling more popular?</w:t>
      </w:r>
    </w:p>
    <w:p w:rsidR="00C348BA" w:rsidRPr="00C348BA" w:rsidRDefault="00B53BEE" w:rsidP="00C348BA">
      <w:pPr>
        <w:contextualSpacing/>
        <w:rPr>
          <w:b/>
          <w:bCs/>
          <w:lang w:val="vi-VN"/>
        </w:rPr>
      </w:pPr>
      <w:r w:rsidRPr="00B53BEE">
        <w:rPr>
          <w:rFonts w:eastAsia="Times New Roman"/>
          <w:noProof/>
          <w:color w:val="auto"/>
          <w:spacing w:val="0"/>
        </w:rPr>
        <w:pict>
          <v:rect id="_x0000_i1041" alt="" style="width:468pt;height:.05pt;mso-width-percent:0;mso-height-percent:0;mso-width-percent:0;mso-height-percent:0" o:hralign="center" o:hrstd="t" o:hr="t" fillcolor="#a0a0a0" stroked="f"/>
        </w:pict>
      </w:r>
    </w:p>
    <w:p w:rsidR="00C348BA" w:rsidRPr="00C348BA" w:rsidRDefault="00C348BA" w:rsidP="00C348BA">
      <w:pPr>
        <w:contextualSpacing/>
        <w:outlineLvl w:val="1"/>
        <w:rPr>
          <w:rFonts w:eastAsia="Times New Roman"/>
          <w:b/>
          <w:bCs/>
          <w:color w:val="000000"/>
          <w:spacing w:val="0"/>
        </w:rPr>
      </w:pPr>
      <w:r w:rsidRPr="00C348BA">
        <w:rPr>
          <w:rFonts w:eastAsia="Times New Roman"/>
          <w:b/>
          <w:bCs/>
          <w:color w:val="000000"/>
          <w:spacing w:val="0"/>
        </w:rPr>
        <w:t>I. Phân tích đề bài &amp; Định hướng</w:t>
      </w:r>
    </w:p>
    <w:p w:rsidR="00C348BA" w:rsidRPr="00C348BA" w:rsidRDefault="00C348BA" w:rsidP="00C348BA">
      <w:pPr>
        <w:numPr>
          <w:ilvl w:val="0"/>
          <w:numId w:val="32"/>
        </w:numPr>
        <w:contextualSpacing/>
        <w:rPr>
          <w:rFonts w:eastAsia="Times New Roman"/>
          <w:color w:val="000000"/>
          <w:spacing w:val="0"/>
        </w:rPr>
      </w:pPr>
      <w:r w:rsidRPr="00C348BA">
        <w:rPr>
          <w:rFonts w:eastAsia="Times New Roman"/>
          <w:b/>
          <w:bCs/>
          <w:color w:val="000000"/>
          <w:spacing w:val="0"/>
        </w:rPr>
        <w:t>Chủ đề:</w:t>
      </w:r>
      <w:r w:rsidRPr="00C348BA">
        <w:rPr>
          <w:rFonts w:eastAsia="Times New Roman"/>
          <w:color w:val="000000"/>
          <w:spacing w:val="0"/>
        </w:rPr>
        <w:t> Giao thông (Transport) &amp; Sức khỏe/Môi trường (Health/Environment).</w:t>
      </w:r>
    </w:p>
    <w:p w:rsidR="00C348BA" w:rsidRPr="00C348BA" w:rsidRDefault="00C348BA" w:rsidP="00C348BA">
      <w:pPr>
        <w:numPr>
          <w:ilvl w:val="0"/>
          <w:numId w:val="32"/>
        </w:numPr>
        <w:contextualSpacing/>
        <w:rPr>
          <w:rFonts w:eastAsia="Times New Roman"/>
          <w:color w:val="000000"/>
          <w:spacing w:val="0"/>
        </w:rPr>
      </w:pPr>
      <w:r w:rsidRPr="00C348BA">
        <w:rPr>
          <w:rFonts w:eastAsia="Times New Roman"/>
          <w:b/>
          <w:bCs/>
          <w:color w:val="000000"/>
          <w:spacing w:val="0"/>
        </w:rPr>
        <w:t>Vấn đề:</w:t>
      </w:r>
      <w:r w:rsidRPr="00C348BA">
        <w:rPr>
          <w:rFonts w:eastAsia="Times New Roman"/>
          <w:color w:val="000000"/>
          <w:spacing w:val="0"/>
        </w:rPr>
        <w:t> Đi xe đạp tốt nhưng ngày càng ít người đi.</w:t>
      </w:r>
    </w:p>
    <w:p w:rsidR="00C348BA" w:rsidRPr="00C348BA" w:rsidRDefault="00C348BA" w:rsidP="00C348BA">
      <w:pPr>
        <w:numPr>
          <w:ilvl w:val="0"/>
          <w:numId w:val="32"/>
        </w:numPr>
        <w:contextualSpacing/>
        <w:rPr>
          <w:rFonts w:eastAsia="Times New Roman"/>
          <w:color w:val="000000"/>
          <w:spacing w:val="0"/>
        </w:rPr>
      </w:pPr>
      <w:r w:rsidRPr="00C348BA">
        <w:rPr>
          <w:rFonts w:eastAsia="Times New Roman"/>
          <w:b/>
          <w:bCs/>
          <w:color w:val="000000"/>
          <w:spacing w:val="0"/>
        </w:rPr>
        <w:t>Yêu cầu:</w:t>
      </w:r>
    </w:p>
    <w:p w:rsidR="00C348BA" w:rsidRPr="00C348BA" w:rsidRDefault="00C348BA" w:rsidP="00C348BA">
      <w:pPr>
        <w:numPr>
          <w:ilvl w:val="1"/>
          <w:numId w:val="32"/>
        </w:numPr>
        <w:contextualSpacing/>
        <w:rPr>
          <w:rFonts w:eastAsia="Times New Roman"/>
          <w:color w:val="000000"/>
          <w:spacing w:val="0"/>
        </w:rPr>
      </w:pPr>
      <w:r w:rsidRPr="00C348BA">
        <w:rPr>
          <w:rFonts w:eastAsia="Times New Roman"/>
          <w:color w:val="000000"/>
          <w:spacing w:val="0"/>
        </w:rPr>
        <w:t>Tìm nguyên nhân (Causes).</w:t>
      </w:r>
    </w:p>
    <w:p w:rsidR="00C348BA" w:rsidRPr="00C348BA" w:rsidRDefault="00C348BA" w:rsidP="00C348BA">
      <w:pPr>
        <w:numPr>
          <w:ilvl w:val="1"/>
          <w:numId w:val="32"/>
        </w:numPr>
        <w:contextualSpacing/>
        <w:rPr>
          <w:rFonts w:eastAsia="Times New Roman"/>
          <w:color w:val="000000"/>
          <w:spacing w:val="0"/>
        </w:rPr>
      </w:pPr>
      <w:r w:rsidRPr="00C348BA">
        <w:rPr>
          <w:rFonts w:eastAsia="Times New Roman"/>
          <w:color w:val="000000"/>
          <w:spacing w:val="0"/>
        </w:rPr>
        <w:t>Đề xuất giải pháp (Solutions).</w:t>
      </w:r>
    </w:p>
    <w:p w:rsidR="00C348BA" w:rsidRPr="00C348BA" w:rsidRDefault="00C348BA" w:rsidP="00C348BA">
      <w:pPr>
        <w:numPr>
          <w:ilvl w:val="0"/>
          <w:numId w:val="32"/>
        </w:numPr>
        <w:contextualSpacing/>
        <w:rPr>
          <w:rFonts w:eastAsia="Times New Roman"/>
          <w:color w:val="000000"/>
          <w:spacing w:val="0"/>
        </w:rPr>
      </w:pPr>
      <w:r w:rsidRPr="00C348BA">
        <w:rPr>
          <w:rFonts w:eastAsia="Times New Roman"/>
          <w:b/>
          <w:bCs/>
          <w:color w:val="000000"/>
          <w:spacing w:val="0"/>
        </w:rPr>
        <w:t>Mục tiêu</w:t>
      </w:r>
      <w:r>
        <w:rPr>
          <w:rFonts w:eastAsia="Times New Roman"/>
          <w:b/>
          <w:bCs/>
          <w:color w:val="000000"/>
          <w:spacing w:val="0"/>
          <w:lang w:val="vi-VN"/>
        </w:rPr>
        <w:t xml:space="preserve">: </w:t>
      </w:r>
      <w:r w:rsidRPr="00C348BA">
        <w:rPr>
          <w:rFonts w:eastAsia="Times New Roman"/>
          <w:color w:val="000000"/>
          <w:spacing w:val="0"/>
        </w:rPr>
        <w:t>Tránh liệt kê ý vụn vặt. Cần tập trung vào 2 nguyên nhân lớn và 2 giải pháp tương ứng, phát triển ý sâu hơn bằng giải thích và ví dụ.</w:t>
      </w:r>
    </w:p>
    <w:p w:rsidR="00C348BA" w:rsidRPr="00C348BA" w:rsidRDefault="00B53BEE" w:rsidP="00C348BA">
      <w:pPr>
        <w:contextualSpacing/>
        <w:rPr>
          <w:rFonts w:eastAsia="Times New Roman"/>
          <w:color w:val="auto"/>
          <w:spacing w:val="0"/>
        </w:rPr>
      </w:pPr>
      <w:r w:rsidRPr="00B53BEE">
        <w:rPr>
          <w:rFonts w:eastAsia="Times New Roman"/>
          <w:noProof/>
          <w:color w:val="auto"/>
          <w:spacing w:val="0"/>
        </w:rPr>
        <w:pict>
          <v:rect id="_x0000_i1040" alt="" style="width:468pt;height:.05pt;mso-width-percent:0;mso-height-percent:0;mso-width-percent:0;mso-height-percent:0" o:hralign="center" o:hrstd="t" o:hr="t" fillcolor="#a0a0a0" stroked="f"/>
        </w:pict>
      </w:r>
    </w:p>
    <w:p w:rsidR="00C348BA" w:rsidRPr="00C348BA" w:rsidRDefault="00C348BA" w:rsidP="00C348BA">
      <w:pPr>
        <w:contextualSpacing/>
        <w:outlineLvl w:val="1"/>
        <w:rPr>
          <w:rFonts w:eastAsia="Times New Roman"/>
          <w:b/>
          <w:bCs/>
          <w:color w:val="000000"/>
          <w:spacing w:val="0"/>
        </w:rPr>
      </w:pPr>
      <w:r w:rsidRPr="00C348BA">
        <w:rPr>
          <w:rFonts w:eastAsia="Times New Roman"/>
          <w:b/>
          <w:bCs/>
          <w:color w:val="000000"/>
          <w:spacing w:val="0"/>
        </w:rPr>
        <w:t>II. Brainstorming – Lên ý tưởng</w:t>
      </w:r>
    </w:p>
    <w:p w:rsidR="00C348BA" w:rsidRPr="00C348BA" w:rsidRDefault="00C348BA" w:rsidP="00C348BA">
      <w:pPr>
        <w:contextualSpacing/>
        <w:outlineLvl w:val="2"/>
        <w:rPr>
          <w:rFonts w:eastAsia="Times New Roman"/>
          <w:b/>
          <w:bCs/>
          <w:color w:val="000000"/>
          <w:spacing w:val="0"/>
        </w:rPr>
      </w:pPr>
      <w:r w:rsidRPr="00C348BA">
        <w:rPr>
          <w:rFonts w:eastAsia="Times New Roman"/>
          <w:b/>
          <w:bCs/>
          <w:color w:val="000000"/>
          <w:spacing w:val="0"/>
        </w:rPr>
        <w:t>A. Nguyên nhân chính (Causes)</w:t>
      </w:r>
    </w:p>
    <w:p w:rsidR="00C348BA" w:rsidRPr="00C348BA" w:rsidRDefault="00C348BA" w:rsidP="00C348BA">
      <w:pPr>
        <w:contextualSpacing/>
        <w:rPr>
          <w:rFonts w:eastAsia="Times New Roman"/>
          <w:color w:val="000000"/>
          <w:spacing w:val="0"/>
        </w:rPr>
      </w:pPr>
      <w:r w:rsidRPr="00C348BA">
        <w:rPr>
          <w:rFonts w:eastAsia="Times New Roman"/>
          <w:i/>
          <w:iCs/>
          <w:color w:val="000000"/>
          <w:spacing w:val="0"/>
        </w:rPr>
        <w:t>Tại sao người ta ngại đi xe đạp?</w:t>
      </w:r>
    </w:p>
    <w:p w:rsidR="00C348BA" w:rsidRPr="00C348BA" w:rsidRDefault="00C348BA" w:rsidP="00C348BA">
      <w:pPr>
        <w:contextualSpacing/>
        <w:rPr>
          <w:rFonts w:eastAsia="Times New Roman"/>
          <w:color w:val="000000"/>
          <w:spacing w:val="0"/>
        </w:rPr>
      </w:pPr>
      <w:r w:rsidRPr="00C348BA">
        <w:rPr>
          <w:rFonts w:eastAsia="Times New Roman"/>
          <w:b/>
          <w:bCs/>
          <w:color w:val="000000"/>
          <w:spacing w:val="0"/>
        </w:rPr>
        <w:t>1. Lo ngại về an toàn và cơ sở hạ tầng (Safety Concerns and Poor Infrastructure)</w:t>
      </w:r>
    </w:p>
    <w:p w:rsidR="00C348BA" w:rsidRPr="00C348BA" w:rsidRDefault="00C348BA" w:rsidP="00C348BA">
      <w:pPr>
        <w:numPr>
          <w:ilvl w:val="0"/>
          <w:numId w:val="33"/>
        </w:numPr>
        <w:contextualSpacing/>
        <w:rPr>
          <w:rFonts w:eastAsia="Times New Roman"/>
          <w:color w:val="000000"/>
          <w:spacing w:val="0"/>
        </w:rPr>
      </w:pPr>
      <w:r w:rsidRPr="00C348BA">
        <w:rPr>
          <w:rFonts w:eastAsia="Times New Roman"/>
          <w:b/>
          <w:bCs/>
          <w:color w:val="000000"/>
          <w:spacing w:val="0"/>
        </w:rPr>
        <w:t>Thiếu làn đường riêng:</w:t>
      </w:r>
      <w:r w:rsidRPr="00C348BA">
        <w:rPr>
          <w:rFonts w:eastAsia="Times New Roman"/>
          <w:color w:val="000000"/>
          <w:spacing w:val="0"/>
        </w:rPr>
        <w:t> Hầu hết các thành phố lớn không có làn đường dành riêng cho xe đạp (dedicated cycling lanes). Người đi xe đạp phải đi chung với ô tô, xe máy tốc độ cao.</w:t>
      </w:r>
    </w:p>
    <w:p w:rsidR="00C348BA" w:rsidRPr="00C348BA" w:rsidRDefault="00C348BA" w:rsidP="00C348BA">
      <w:pPr>
        <w:numPr>
          <w:ilvl w:val="0"/>
          <w:numId w:val="33"/>
        </w:numPr>
        <w:contextualSpacing/>
        <w:rPr>
          <w:rFonts w:eastAsia="Times New Roman"/>
          <w:color w:val="000000"/>
          <w:spacing w:val="0"/>
        </w:rPr>
      </w:pPr>
      <w:r w:rsidRPr="00C348BA">
        <w:rPr>
          <w:rFonts w:eastAsia="Times New Roman"/>
          <w:b/>
          <w:bCs/>
          <w:color w:val="000000"/>
          <w:spacing w:val="0"/>
        </w:rPr>
        <w:t>Nguy cơ tai nạn:</w:t>
      </w:r>
      <w:r w:rsidRPr="00C348BA">
        <w:rPr>
          <w:rFonts w:eastAsia="Times New Roman"/>
          <w:color w:val="000000"/>
          <w:spacing w:val="0"/>
        </w:rPr>
        <w:t> Cảm giác không an toàn, sợ va chạm giao thông khiến người dân (đặc biệt là phụ huynh và người già) e ngại.</w:t>
      </w:r>
    </w:p>
    <w:p w:rsidR="00C348BA" w:rsidRPr="00C348BA" w:rsidRDefault="00C348BA" w:rsidP="00C348BA">
      <w:pPr>
        <w:contextualSpacing/>
        <w:rPr>
          <w:rFonts w:eastAsia="Times New Roman"/>
          <w:color w:val="000000"/>
          <w:spacing w:val="0"/>
        </w:rPr>
      </w:pPr>
      <w:r w:rsidRPr="00C348BA">
        <w:rPr>
          <w:rFonts w:eastAsia="Times New Roman"/>
          <w:b/>
          <w:bCs/>
          <w:color w:val="000000"/>
          <w:spacing w:val="0"/>
        </w:rPr>
        <w:t>2. Sự bất tiện và lối sống hiện đại (Inconvenience and Modern Lifestyle)</w:t>
      </w:r>
    </w:p>
    <w:p w:rsidR="00C348BA" w:rsidRPr="00C348BA" w:rsidRDefault="00C348BA" w:rsidP="00C348BA">
      <w:pPr>
        <w:numPr>
          <w:ilvl w:val="0"/>
          <w:numId w:val="34"/>
        </w:numPr>
        <w:contextualSpacing/>
        <w:rPr>
          <w:rFonts w:eastAsia="Times New Roman"/>
          <w:color w:val="000000"/>
          <w:spacing w:val="0"/>
        </w:rPr>
      </w:pPr>
      <w:r w:rsidRPr="00C348BA">
        <w:rPr>
          <w:rFonts w:eastAsia="Times New Roman"/>
          <w:b/>
          <w:bCs/>
          <w:color w:val="000000"/>
          <w:spacing w:val="0"/>
        </w:rPr>
        <w:t>Khoảng cách và thời gian:</w:t>
      </w:r>
      <w:r w:rsidRPr="00C348BA">
        <w:rPr>
          <w:rFonts w:eastAsia="Times New Roman"/>
          <w:color w:val="000000"/>
          <w:spacing w:val="0"/>
        </w:rPr>
        <w:t> Các thành phố mở rộng, khoảng cách từ nhà đến chỗ làm xa. Đi xe đạp tốn nhiều thời gian và sức lực hơn so với xe máy hoặc ô tô.</w:t>
      </w:r>
    </w:p>
    <w:p w:rsidR="00C348BA" w:rsidRPr="00C348BA" w:rsidRDefault="00C348BA" w:rsidP="00C348BA">
      <w:pPr>
        <w:numPr>
          <w:ilvl w:val="0"/>
          <w:numId w:val="34"/>
        </w:numPr>
        <w:contextualSpacing/>
        <w:rPr>
          <w:rFonts w:eastAsia="Times New Roman"/>
          <w:color w:val="000000"/>
          <w:spacing w:val="0"/>
        </w:rPr>
      </w:pPr>
      <w:r w:rsidRPr="00C348BA">
        <w:rPr>
          <w:rFonts w:eastAsia="Times New Roman"/>
          <w:b/>
          <w:bCs/>
          <w:color w:val="000000"/>
          <w:spacing w:val="0"/>
        </w:rPr>
        <w:t>Yếu tố thời tiết &amp; trang phục:</w:t>
      </w:r>
      <w:r w:rsidRPr="00C348BA">
        <w:rPr>
          <w:rFonts w:eastAsia="Times New Roman"/>
          <w:color w:val="000000"/>
          <w:spacing w:val="0"/>
        </w:rPr>
        <w:t> Thời tiết khắc nghiệt (quá nóng hoặc mưa) làm người đi xe đạp bị ướt hoặc đổ mồ hôi, gây bất tiện khi đến văn phòng làm việc.</w:t>
      </w:r>
    </w:p>
    <w:p w:rsidR="00C348BA" w:rsidRPr="00C348BA" w:rsidRDefault="00C348BA" w:rsidP="00C348BA">
      <w:pPr>
        <w:contextualSpacing/>
        <w:outlineLvl w:val="2"/>
        <w:rPr>
          <w:rFonts w:eastAsia="Times New Roman"/>
          <w:b/>
          <w:bCs/>
          <w:color w:val="000000"/>
          <w:spacing w:val="0"/>
        </w:rPr>
      </w:pPr>
      <w:r w:rsidRPr="00C348BA">
        <w:rPr>
          <w:rFonts w:eastAsia="Times New Roman"/>
          <w:b/>
          <w:bCs/>
          <w:color w:val="000000"/>
          <w:spacing w:val="0"/>
        </w:rPr>
        <w:t>B. Giải pháp (Solutions)</w:t>
      </w:r>
    </w:p>
    <w:p w:rsidR="00C348BA" w:rsidRPr="00C348BA" w:rsidRDefault="00C348BA" w:rsidP="00C348BA">
      <w:pPr>
        <w:contextualSpacing/>
        <w:rPr>
          <w:rFonts w:eastAsia="Times New Roman"/>
          <w:color w:val="000000"/>
          <w:spacing w:val="0"/>
        </w:rPr>
      </w:pPr>
      <w:r w:rsidRPr="00C348BA">
        <w:rPr>
          <w:rFonts w:eastAsia="Times New Roman"/>
          <w:i/>
          <w:iCs/>
          <w:color w:val="000000"/>
          <w:spacing w:val="0"/>
        </w:rPr>
        <w:t>Làm sao để khuyến khích họ quay lại với xe đạp?</w:t>
      </w:r>
    </w:p>
    <w:p w:rsidR="00C348BA" w:rsidRPr="00C348BA" w:rsidRDefault="00C348BA" w:rsidP="00C348BA">
      <w:pPr>
        <w:contextualSpacing/>
        <w:rPr>
          <w:rFonts w:eastAsia="Times New Roman"/>
          <w:color w:val="000000"/>
          <w:spacing w:val="0"/>
        </w:rPr>
      </w:pPr>
      <w:r w:rsidRPr="00C348BA">
        <w:rPr>
          <w:rFonts w:eastAsia="Times New Roman"/>
          <w:b/>
          <w:bCs/>
          <w:color w:val="000000"/>
          <w:spacing w:val="0"/>
        </w:rPr>
        <w:t>1. Cải thiện cơ sở hạ tầng (Improving Infrastructure)</w:t>
      </w:r>
    </w:p>
    <w:p w:rsidR="00C348BA" w:rsidRPr="00C348BA" w:rsidRDefault="00C348BA" w:rsidP="00C348BA">
      <w:pPr>
        <w:numPr>
          <w:ilvl w:val="0"/>
          <w:numId w:val="35"/>
        </w:numPr>
        <w:contextualSpacing/>
        <w:rPr>
          <w:rFonts w:eastAsia="Times New Roman"/>
          <w:color w:val="000000"/>
          <w:spacing w:val="0"/>
        </w:rPr>
      </w:pPr>
      <w:r w:rsidRPr="00C348BA">
        <w:rPr>
          <w:rFonts w:eastAsia="Times New Roman"/>
          <w:b/>
          <w:bCs/>
          <w:color w:val="000000"/>
          <w:spacing w:val="0"/>
        </w:rPr>
        <w:lastRenderedPageBreak/>
        <w:t>Xây dựng làn đường riêng:</w:t>
      </w:r>
      <w:r w:rsidRPr="00C348BA">
        <w:rPr>
          <w:rFonts w:eastAsia="Times New Roman"/>
          <w:color w:val="000000"/>
          <w:spacing w:val="0"/>
        </w:rPr>
        <w:t> Chính phủ cần đầu tư xây dựng hệ thống đường dành riêng cho xe đạp để đảm bảo an toàn.</w:t>
      </w:r>
    </w:p>
    <w:p w:rsidR="00C348BA" w:rsidRPr="00C348BA" w:rsidRDefault="00C348BA" w:rsidP="00C348BA">
      <w:pPr>
        <w:numPr>
          <w:ilvl w:val="0"/>
          <w:numId w:val="35"/>
        </w:numPr>
        <w:contextualSpacing/>
        <w:rPr>
          <w:rFonts w:eastAsia="Times New Roman"/>
          <w:color w:val="000000"/>
          <w:spacing w:val="0"/>
        </w:rPr>
      </w:pPr>
      <w:r w:rsidRPr="00C348BA">
        <w:rPr>
          <w:rFonts w:eastAsia="Times New Roman"/>
          <w:b/>
          <w:bCs/>
          <w:color w:val="000000"/>
          <w:spacing w:val="0"/>
        </w:rPr>
        <w:t>Hệ thống xe đạp công cộng:</w:t>
      </w:r>
      <w:r w:rsidRPr="00C348BA">
        <w:rPr>
          <w:rFonts w:eastAsia="Times New Roman"/>
          <w:color w:val="000000"/>
          <w:spacing w:val="0"/>
        </w:rPr>
        <w:t> Phát triển các trạm thuê xe đạp giá rẻ (public bike-sharing schemes) kết nối với trạm xe buýt/tàu điện để thuận tiện cho việc di chuyển ngắn.</w:t>
      </w:r>
    </w:p>
    <w:p w:rsidR="00C348BA" w:rsidRPr="00C348BA" w:rsidRDefault="00C348BA" w:rsidP="00C348BA">
      <w:pPr>
        <w:contextualSpacing/>
        <w:rPr>
          <w:rFonts w:eastAsia="Times New Roman"/>
          <w:color w:val="000000"/>
          <w:spacing w:val="0"/>
        </w:rPr>
      </w:pPr>
      <w:r w:rsidRPr="00C348BA">
        <w:rPr>
          <w:rFonts w:eastAsia="Times New Roman"/>
          <w:b/>
          <w:bCs/>
          <w:color w:val="000000"/>
          <w:spacing w:val="0"/>
        </w:rPr>
        <w:t>2. Chính sách khuyến khích và thay đổi nhận thức (Incentives and Awareness)</w:t>
      </w:r>
    </w:p>
    <w:p w:rsidR="00C348BA" w:rsidRPr="00C348BA" w:rsidRDefault="00C348BA" w:rsidP="00C348BA">
      <w:pPr>
        <w:numPr>
          <w:ilvl w:val="0"/>
          <w:numId w:val="36"/>
        </w:numPr>
        <w:contextualSpacing/>
        <w:rPr>
          <w:rFonts w:eastAsia="Times New Roman"/>
          <w:color w:val="000000"/>
          <w:spacing w:val="0"/>
        </w:rPr>
      </w:pPr>
      <w:r w:rsidRPr="00C348BA">
        <w:rPr>
          <w:rFonts w:eastAsia="Times New Roman"/>
          <w:b/>
          <w:bCs/>
          <w:color w:val="000000"/>
          <w:spacing w:val="0"/>
        </w:rPr>
        <w:t>Tiện ích tại nơi làm việc:</w:t>
      </w:r>
      <w:r w:rsidRPr="00C348BA">
        <w:rPr>
          <w:rFonts w:eastAsia="Times New Roman"/>
          <w:color w:val="000000"/>
          <w:spacing w:val="0"/>
        </w:rPr>
        <w:t> Khuyến khích các công ty lắp đặt phòng tắm (showers) hoặc chỗ để xe an toàn cho nhân viên.</w:t>
      </w:r>
    </w:p>
    <w:p w:rsidR="00C348BA" w:rsidRPr="00C348BA" w:rsidRDefault="00C348BA" w:rsidP="00C348BA">
      <w:pPr>
        <w:numPr>
          <w:ilvl w:val="0"/>
          <w:numId w:val="36"/>
        </w:numPr>
        <w:contextualSpacing/>
        <w:rPr>
          <w:rFonts w:eastAsia="Times New Roman"/>
          <w:color w:val="000000"/>
          <w:spacing w:val="0"/>
        </w:rPr>
      </w:pPr>
      <w:r w:rsidRPr="00C348BA">
        <w:rPr>
          <w:rFonts w:eastAsia="Times New Roman"/>
          <w:b/>
          <w:bCs/>
          <w:color w:val="000000"/>
          <w:spacing w:val="0"/>
        </w:rPr>
        <w:t>Tuyên truyền lợi ích:</w:t>
      </w:r>
      <w:r w:rsidRPr="00C348BA">
        <w:rPr>
          <w:rFonts w:eastAsia="Times New Roman"/>
          <w:color w:val="000000"/>
          <w:spacing w:val="0"/>
        </w:rPr>
        <w:t> Các chiến dịch truyền thông nhấn mạnh vào lợi ích sức khỏe (giảm béo phì) và bảo vệ môi trường (giảm khí thải).</w:t>
      </w:r>
    </w:p>
    <w:p w:rsidR="00C348BA" w:rsidRPr="00C348BA" w:rsidRDefault="00B53BEE" w:rsidP="00C348BA">
      <w:pPr>
        <w:contextualSpacing/>
        <w:rPr>
          <w:rFonts w:eastAsia="Times New Roman"/>
          <w:color w:val="auto"/>
          <w:spacing w:val="0"/>
        </w:rPr>
      </w:pPr>
      <w:r w:rsidRPr="00B53BEE">
        <w:rPr>
          <w:rFonts w:eastAsia="Times New Roman"/>
          <w:noProof/>
          <w:color w:val="auto"/>
          <w:spacing w:val="0"/>
        </w:rPr>
        <w:pict>
          <v:rect id="_x0000_i1039" alt="" style="width:468pt;height:.05pt;mso-width-percent:0;mso-height-percent:0;mso-width-percent:0;mso-height-percent:0" o:hralign="center" o:hrstd="t" o:hr="t" fillcolor="#a0a0a0" stroked="f"/>
        </w:pict>
      </w:r>
    </w:p>
    <w:p w:rsidR="00C348BA" w:rsidRPr="00C348BA" w:rsidRDefault="00C348BA" w:rsidP="00C348BA">
      <w:pPr>
        <w:contextualSpacing/>
        <w:outlineLvl w:val="1"/>
        <w:rPr>
          <w:rFonts w:eastAsia="Times New Roman"/>
          <w:b/>
          <w:bCs/>
          <w:color w:val="000000"/>
          <w:spacing w:val="0"/>
        </w:rPr>
      </w:pPr>
      <w:r w:rsidRPr="00C348BA">
        <w:rPr>
          <w:rFonts w:eastAsia="Times New Roman"/>
          <w:b/>
          <w:bCs/>
          <w:color w:val="000000"/>
          <w:spacing w:val="0"/>
        </w:rPr>
        <w:t>III. Hướng dẫn viết chi tiết</w:t>
      </w:r>
    </w:p>
    <w:p w:rsidR="00C348BA" w:rsidRPr="00C348BA" w:rsidRDefault="00C348BA" w:rsidP="00C348BA">
      <w:pPr>
        <w:contextualSpacing/>
        <w:outlineLvl w:val="2"/>
        <w:rPr>
          <w:rFonts w:eastAsia="Times New Roman"/>
          <w:b/>
          <w:bCs/>
          <w:color w:val="000000"/>
          <w:spacing w:val="0"/>
        </w:rPr>
      </w:pPr>
      <w:r w:rsidRPr="00C348BA">
        <w:rPr>
          <w:rFonts w:eastAsia="Times New Roman"/>
          <w:b/>
          <w:bCs/>
          <w:color w:val="000000"/>
          <w:spacing w:val="0"/>
        </w:rPr>
        <w:t>1. Mở bài (Introduction)</w:t>
      </w:r>
    </w:p>
    <w:p w:rsidR="00C348BA" w:rsidRPr="00C348BA" w:rsidRDefault="00C348BA" w:rsidP="00C348BA">
      <w:pPr>
        <w:numPr>
          <w:ilvl w:val="0"/>
          <w:numId w:val="37"/>
        </w:numPr>
        <w:contextualSpacing/>
        <w:rPr>
          <w:rFonts w:eastAsia="Times New Roman"/>
          <w:color w:val="000000"/>
          <w:spacing w:val="0"/>
        </w:rPr>
      </w:pPr>
      <w:r w:rsidRPr="00C348BA">
        <w:rPr>
          <w:rFonts w:eastAsia="Times New Roman"/>
          <w:b/>
          <w:bCs/>
          <w:color w:val="000000"/>
          <w:spacing w:val="0"/>
        </w:rPr>
        <w:t>Nhiệm vụ:</w:t>
      </w:r>
      <w:r w:rsidRPr="00C348BA">
        <w:rPr>
          <w:rFonts w:eastAsia="Times New Roman"/>
          <w:color w:val="000000"/>
          <w:spacing w:val="0"/>
        </w:rPr>
        <w:t> Paraphrase đề bài + Nêu Thesis statement (bài viết sẽ bàn về nguyên nhân và giải pháp).</w:t>
      </w:r>
    </w:p>
    <w:p w:rsidR="00C348BA" w:rsidRPr="00C348BA" w:rsidRDefault="00C348BA" w:rsidP="00C348BA">
      <w:pPr>
        <w:numPr>
          <w:ilvl w:val="0"/>
          <w:numId w:val="37"/>
        </w:numPr>
        <w:contextualSpacing/>
        <w:rPr>
          <w:rFonts w:eastAsia="Times New Roman"/>
          <w:color w:val="000000"/>
          <w:spacing w:val="0"/>
        </w:rPr>
      </w:pPr>
      <w:r w:rsidRPr="00C348BA">
        <w:rPr>
          <w:rFonts w:eastAsia="Times New Roman"/>
          <w:b/>
          <w:bCs/>
          <w:color w:val="000000"/>
          <w:spacing w:val="0"/>
        </w:rPr>
        <w:t>Cấu trúc ngữ pháp cần dùng:</w:t>
      </w:r>
      <w:r w:rsidRPr="00C348BA">
        <w:rPr>
          <w:rFonts w:eastAsia="Times New Roman"/>
          <w:color w:val="000000"/>
          <w:spacing w:val="0"/>
        </w:rPr>
        <w:t> Mệnh đề nhượng bộ </w:t>
      </w:r>
      <w:r w:rsidRPr="00C348BA">
        <w:rPr>
          <w:rFonts w:eastAsia="Times New Roman"/>
          <w:i/>
          <w:iCs/>
          <w:color w:val="000000"/>
          <w:spacing w:val="0"/>
        </w:rPr>
        <w:t>(Although/Despite...)</w:t>
      </w:r>
      <w:r w:rsidRPr="00C348BA">
        <w:rPr>
          <w:rFonts w:eastAsia="Times New Roman"/>
          <w:color w:val="000000"/>
          <w:spacing w:val="0"/>
        </w:rPr>
        <w:t> để tạo sự tương phản.</w:t>
      </w:r>
    </w:p>
    <w:p w:rsidR="00C348BA" w:rsidRDefault="00C348BA" w:rsidP="00C348BA">
      <w:pPr>
        <w:contextualSpacing/>
        <w:rPr>
          <w:rFonts w:eastAsia="Times New Roman"/>
          <w:color w:val="000000"/>
          <w:spacing w:val="0"/>
          <w:lang w:val="vi-VN"/>
        </w:rPr>
      </w:pPr>
      <w:r w:rsidRPr="00C348BA">
        <w:rPr>
          <w:rFonts w:eastAsia="Times New Roman"/>
          <w:b/>
          <w:bCs/>
          <w:color w:val="000000"/>
          <w:spacing w:val="0"/>
        </w:rPr>
        <w:t>Ví dụ:</w:t>
      </w:r>
    </w:p>
    <w:p w:rsidR="00C348BA" w:rsidRDefault="00C348BA" w:rsidP="00C348BA">
      <w:pPr>
        <w:contextualSpacing/>
        <w:rPr>
          <w:rFonts w:eastAsia="Times New Roman"/>
          <w:color w:val="000000"/>
          <w:spacing w:val="0"/>
          <w:lang w:val="vi-VN"/>
        </w:rPr>
      </w:pPr>
      <w:r w:rsidRPr="00C348BA">
        <w:rPr>
          <w:rFonts w:eastAsia="Times New Roman"/>
          <w:color w:val="000000"/>
          <w:spacing w:val="0"/>
        </w:rPr>
        <w:t>It is undeniable that cycling is an eco-friendly and healthy mode of transport. </w:t>
      </w:r>
      <w:r w:rsidRPr="00C348BA">
        <w:rPr>
          <w:rFonts w:eastAsia="Times New Roman"/>
          <w:b/>
          <w:bCs/>
          <w:color w:val="000000"/>
          <w:spacing w:val="0"/>
        </w:rPr>
        <w:t>However</w:t>
      </w:r>
      <w:r w:rsidRPr="00C348BA">
        <w:rPr>
          <w:rFonts w:eastAsia="Times New Roman"/>
          <w:color w:val="000000"/>
          <w:spacing w:val="0"/>
        </w:rPr>
        <w:t>, its popularity has significantly declined in recent years. This essay will analyze the primary reasons for this trend, such as safety concerns and inconvenience, before proposing feasible solutions to encourage more people to cycle.</w:t>
      </w:r>
    </w:p>
    <w:p w:rsidR="00C348BA" w:rsidRPr="00C348BA" w:rsidRDefault="00C348BA" w:rsidP="00C348BA">
      <w:pPr>
        <w:contextualSpacing/>
        <w:rPr>
          <w:rFonts w:eastAsia="Times New Roman"/>
          <w:color w:val="000000"/>
          <w:spacing w:val="0"/>
        </w:rPr>
      </w:pPr>
      <w:r w:rsidRPr="00C348BA">
        <w:rPr>
          <w:rFonts w:eastAsia="Times New Roman"/>
          <w:i/>
          <w:iCs/>
          <w:color w:val="000000"/>
          <w:spacing w:val="0"/>
        </w:rPr>
        <w:t>(Bản dịch ý chính: Không thể phủ nhận rằng đạp xe là phương thức giao thông thân thiện môi trường và tốt cho sức khỏe. Tuy nhiên, sự phổ biến của nó đã giảm đáng kể... Bài viết này sẽ phân tích các lý do chính... trước khi đề xuất các giải pháp khả thi...)</w:t>
      </w:r>
    </w:p>
    <w:p w:rsidR="00C348BA" w:rsidRPr="00C348BA" w:rsidRDefault="00C348BA" w:rsidP="00C348BA">
      <w:pPr>
        <w:contextualSpacing/>
        <w:outlineLvl w:val="2"/>
        <w:rPr>
          <w:rFonts w:eastAsia="Times New Roman"/>
          <w:b/>
          <w:bCs/>
          <w:color w:val="000000"/>
          <w:spacing w:val="0"/>
        </w:rPr>
      </w:pPr>
      <w:r w:rsidRPr="00C348BA">
        <w:rPr>
          <w:rFonts w:eastAsia="Times New Roman"/>
          <w:b/>
          <w:bCs/>
          <w:color w:val="000000"/>
          <w:spacing w:val="0"/>
        </w:rPr>
        <w:t>2. Thân bài (Body Paragraphs)</w:t>
      </w:r>
    </w:p>
    <w:p w:rsidR="00C348BA" w:rsidRPr="00C348BA" w:rsidRDefault="00C348BA" w:rsidP="00C348BA">
      <w:pPr>
        <w:contextualSpacing/>
        <w:outlineLvl w:val="3"/>
        <w:rPr>
          <w:rFonts w:eastAsia="Times New Roman"/>
          <w:b/>
          <w:bCs/>
          <w:color w:val="000000"/>
          <w:spacing w:val="0"/>
        </w:rPr>
      </w:pPr>
      <w:r w:rsidRPr="00C348BA">
        <w:rPr>
          <w:rFonts w:eastAsia="Times New Roman"/>
          <w:b/>
          <w:bCs/>
          <w:color w:val="000000"/>
          <w:spacing w:val="0"/>
        </w:rPr>
        <w:t>Đoạn Thân bài 1: Nguyên nhân (Causes)</w:t>
      </w:r>
    </w:p>
    <w:p w:rsidR="00C348BA" w:rsidRPr="00C348BA" w:rsidRDefault="00C348BA" w:rsidP="00C348BA">
      <w:pPr>
        <w:numPr>
          <w:ilvl w:val="0"/>
          <w:numId w:val="38"/>
        </w:numPr>
        <w:contextualSpacing/>
        <w:rPr>
          <w:rFonts w:eastAsia="Times New Roman"/>
          <w:color w:val="000000"/>
          <w:spacing w:val="0"/>
        </w:rPr>
      </w:pPr>
      <w:r w:rsidRPr="00C348BA">
        <w:rPr>
          <w:rFonts w:eastAsia="Times New Roman"/>
          <w:b/>
          <w:bCs/>
          <w:color w:val="000000"/>
          <w:spacing w:val="0"/>
        </w:rPr>
        <w:t>Câu chủ đề (Topic Sentence):</w:t>
      </w:r>
      <w:r w:rsidRPr="00C348BA">
        <w:rPr>
          <w:rFonts w:eastAsia="Times New Roman"/>
          <w:color w:val="000000"/>
          <w:spacing w:val="0"/>
        </w:rPr>
        <w:t> Nêu rõ có 2 lý do chính: an toàn và sự tiện lợi.</w:t>
      </w:r>
    </w:p>
    <w:p w:rsidR="00C348BA" w:rsidRPr="00C348BA" w:rsidRDefault="00C348BA" w:rsidP="00C348BA">
      <w:pPr>
        <w:numPr>
          <w:ilvl w:val="0"/>
          <w:numId w:val="38"/>
        </w:numPr>
        <w:contextualSpacing/>
        <w:rPr>
          <w:rFonts w:eastAsia="Times New Roman"/>
          <w:color w:val="000000"/>
          <w:spacing w:val="0"/>
        </w:rPr>
      </w:pPr>
      <w:r w:rsidRPr="00C348BA">
        <w:rPr>
          <w:rFonts w:eastAsia="Times New Roman"/>
          <w:b/>
          <w:bCs/>
          <w:color w:val="000000"/>
          <w:spacing w:val="0"/>
        </w:rPr>
        <w:t>Triển khai ý (Logic):</w:t>
      </w:r>
    </w:p>
    <w:p w:rsidR="00C348BA" w:rsidRPr="00C348BA" w:rsidRDefault="00C348BA" w:rsidP="00C348BA">
      <w:pPr>
        <w:numPr>
          <w:ilvl w:val="1"/>
          <w:numId w:val="38"/>
        </w:numPr>
        <w:contextualSpacing/>
        <w:rPr>
          <w:rFonts w:eastAsia="Times New Roman"/>
          <w:color w:val="000000"/>
          <w:spacing w:val="0"/>
        </w:rPr>
      </w:pPr>
      <w:r w:rsidRPr="00C348BA">
        <w:rPr>
          <w:rFonts w:eastAsia="Times New Roman"/>
          <w:color w:val="000000"/>
          <w:spacing w:val="0"/>
        </w:rPr>
        <w:t>Ý 1 (An toàn): Đường xá đông đúc $\rightarrow$ Nguy hiểm $\rightarrow$ Mọi người sợ.</w:t>
      </w:r>
    </w:p>
    <w:p w:rsidR="00C348BA" w:rsidRPr="00C348BA" w:rsidRDefault="00C348BA" w:rsidP="00C348BA">
      <w:pPr>
        <w:numPr>
          <w:ilvl w:val="1"/>
          <w:numId w:val="38"/>
        </w:numPr>
        <w:contextualSpacing/>
        <w:rPr>
          <w:rFonts w:eastAsia="Times New Roman"/>
          <w:color w:val="000000"/>
          <w:spacing w:val="0"/>
        </w:rPr>
      </w:pPr>
      <w:r w:rsidRPr="00C348BA">
        <w:rPr>
          <w:rFonts w:eastAsia="Times New Roman"/>
          <w:color w:val="000000"/>
          <w:spacing w:val="0"/>
        </w:rPr>
        <w:lastRenderedPageBreak/>
        <w:t>Ý 2 (Tiện lợi): Cuộc sống bận rộn $\rightarrow$ Cần di chuyển nhanh $\rightarrow$ Xe đạp quá chậm và mệt.</w:t>
      </w:r>
    </w:p>
    <w:p w:rsidR="00C348BA" w:rsidRDefault="00C348BA" w:rsidP="00C348BA">
      <w:pPr>
        <w:contextualSpacing/>
        <w:rPr>
          <w:rFonts w:eastAsia="Times New Roman"/>
          <w:color w:val="000000"/>
          <w:spacing w:val="0"/>
          <w:lang w:val="vi-VN"/>
        </w:rPr>
      </w:pPr>
      <w:r w:rsidRPr="00C348BA">
        <w:rPr>
          <w:rFonts w:eastAsia="Times New Roman"/>
          <w:b/>
          <w:bCs/>
          <w:color w:val="000000"/>
          <w:spacing w:val="0"/>
        </w:rPr>
        <w:t>Ví dụ:</w:t>
      </w:r>
    </w:p>
    <w:p w:rsidR="00C348BA" w:rsidRDefault="00C348BA" w:rsidP="00C348BA">
      <w:pPr>
        <w:contextualSpacing/>
        <w:rPr>
          <w:rFonts w:eastAsia="Times New Roman"/>
          <w:color w:val="000000"/>
          <w:spacing w:val="0"/>
          <w:lang w:val="vi-VN"/>
        </w:rPr>
      </w:pPr>
      <w:r w:rsidRPr="00C348BA">
        <w:rPr>
          <w:rFonts w:eastAsia="Times New Roman"/>
          <w:color w:val="000000"/>
          <w:spacing w:val="0"/>
        </w:rPr>
        <w:t>The decline in cycling can be attributed to two main factors. </w:t>
      </w:r>
      <w:r w:rsidRPr="00C348BA">
        <w:rPr>
          <w:rFonts w:eastAsia="Times New Roman"/>
          <w:b/>
          <w:bCs/>
          <w:color w:val="000000"/>
          <w:spacing w:val="0"/>
        </w:rPr>
        <w:t>First and foremost</w:t>
      </w:r>
      <w:r w:rsidRPr="00C348BA">
        <w:rPr>
          <w:rFonts w:eastAsia="Times New Roman"/>
          <w:color w:val="000000"/>
          <w:spacing w:val="0"/>
        </w:rPr>
        <w:t>, safety is a major concern. In many modern cities, there is a lack of </w:t>
      </w:r>
      <w:r w:rsidRPr="00C348BA">
        <w:rPr>
          <w:rFonts w:eastAsia="Times New Roman"/>
          <w:b/>
          <w:bCs/>
          <w:color w:val="000000"/>
          <w:spacing w:val="0"/>
        </w:rPr>
        <w:t>dedicated cycling lanes</w:t>
      </w:r>
      <w:r w:rsidRPr="00C348BA">
        <w:rPr>
          <w:rFonts w:eastAsia="Times New Roman"/>
          <w:color w:val="000000"/>
          <w:spacing w:val="0"/>
        </w:rPr>
        <w:t>, forcing cyclists to share the road with fast-moving vehicles. This makes people feel </w:t>
      </w:r>
      <w:r w:rsidRPr="00C348BA">
        <w:rPr>
          <w:rFonts w:eastAsia="Times New Roman"/>
          <w:b/>
          <w:bCs/>
          <w:color w:val="000000"/>
          <w:spacing w:val="0"/>
        </w:rPr>
        <w:t>vulnerable</w:t>
      </w:r>
      <w:r w:rsidRPr="00C348BA">
        <w:rPr>
          <w:rFonts w:eastAsia="Times New Roman"/>
          <w:color w:val="000000"/>
          <w:spacing w:val="0"/>
        </w:rPr>
        <w:t> and afraid of accidents. </w:t>
      </w:r>
      <w:r w:rsidRPr="00C348BA">
        <w:rPr>
          <w:rFonts w:eastAsia="Times New Roman"/>
          <w:b/>
          <w:bCs/>
          <w:color w:val="000000"/>
          <w:spacing w:val="0"/>
        </w:rPr>
        <w:t>Furthermore</w:t>
      </w:r>
      <w:r w:rsidRPr="00C348BA">
        <w:rPr>
          <w:rFonts w:eastAsia="Times New Roman"/>
          <w:color w:val="000000"/>
          <w:spacing w:val="0"/>
        </w:rPr>
        <w:t>, cycling is often seen as impractical for modern life. Since people often live far from their workplaces, riding a bike can be time-consuming and physically demanding, especially in bad weather conditions.</w:t>
      </w:r>
    </w:p>
    <w:p w:rsidR="00C348BA" w:rsidRPr="00C348BA" w:rsidRDefault="00C348BA" w:rsidP="00C348BA">
      <w:pPr>
        <w:contextualSpacing/>
        <w:rPr>
          <w:rFonts w:eastAsia="Times New Roman"/>
          <w:color w:val="000000"/>
          <w:spacing w:val="0"/>
        </w:rPr>
      </w:pPr>
      <w:r w:rsidRPr="00C348BA">
        <w:rPr>
          <w:rFonts w:eastAsia="Times New Roman"/>
          <w:i/>
          <w:iCs/>
          <w:color w:val="000000"/>
          <w:spacing w:val="0"/>
        </w:rPr>
        <w:t>(Bản dịch: Sự sụt giảm việc đạp xe có thể quy cho 2 yếu tố chính. Đầu tiên và quan trọng nhất, an toàn là mối lo lớn... thiếu làn đường riêng... khiến mọi người cảm thấy dễ bị tổn thương. Hơn nữa, đạp xe thường bị xem là thiếu thực tế... tốn thời gian và tốn sức...)</w:t>
      </w:r>
    </w:p>
    <w:p w:rsidR="00C348BA" w:rsidRPr="00C348BA" w:rsidRDefault="00C348BA" w:rsidP="00C348BA">
      <w:pPr>
        <w:numPr>
          <w:ilvl w:val="0"/>
          <w:numId w:val="39"/>
        </w:numPr>
        <w:contextualSpacing/>
        <w:rPr>
          <w:rFonts w:eastAsia="Times New Roman"/>
          <w:color w:val="000000"/>
          <w:spacing w:val="0"/>
        </w:rPr>
      </w:pPr>
      <w:r w:rsidRPr="00C348BA">
        <w:rPr>
          <w:rFonts w:eastAsia="Times New Roman"/>
          <w:b/>
          <w:bCs/>
          <w:color w:val="000000"/>
          <w:spacing w:val="0"/>
        </w:rPr>
        <w:t>Lưu ý ngữ pháp:</w:t>
      </w:r>
      <w:r w:rsidRPr="00C348BA">
        <w:rPr>
          <w:rFonts w:eastAsia="Times New Roman"/>
          <w:color w:val="000000"/>
          <w:spacing w:val="0"/>
        </w:rPr>
        <w:t> Sử dụng các từ nối </w:t>
      </w:r>
      <w:r w:rsidRPr="00C348BA">
        <w:rPr>
          <w:rFonts w:eastAsia="Times New Roman"/>
          <w:i/>
          <w:iCs/>
          <w:color w:val="000000"/>
          <w:spacing w:val="0"/>
        </w:rPr>
        <w:t>First and foremost, Furthermore</w:t>
      </w:r>
      <w:r w:rsidRPr="00C348BA">
        <w:rPr>
          <w:rFonts w:eastAsia="Times New Roman"/>
          <w:color w:val="000000"/>
          <w:spacing w:val="0"/>
        </w:rPr>
        <w:t> để tăng tính liên kết (Cohesion).</w:t>
      </w:r>
    </w:p>
    <w:p w:rsidR="00C348BA" w:rsidRPr="00C348BA" w:rsidRDefault="00C348BA" w:rsidP="00C348BA">
      <w:pPr>
        <w:contextualSpacing/>
        <w:outlineLvl w:val="3"/>
        <w:rPr>
          <w:rFonts w:eastAsia="Times New Roman"/>
          <w:b/>
          <w:bCs/>
          <w:color w:val="000000"/>
          <w:spacing w:val="0"/>
        </w:rPr>
      </w:pPr>
      <w:r w:rsidRPr="00C348BA">
        <w:rPr>
          <w:rFonts w:eastAsia="Times New Roman"/>
          <w:b/>
          <w:bCs/>
          <w:color w:val="000000"/>
          <w:spacing w:val="0"/>
        </w:rPr>
        <w:t>Đoạn Thân bài 2: Giải pháp (Solutions)</w:t>
      </w:r>
    </w:p>
    <w:p w:rsidR="00C348BA" w:rsidRPr="00C348BA" w:rsidRDefault="00C348BA" w:rsidP="00C348BA">
      <w:pPr>
        <w:numPr>
          <w:ilvl w:val="0"/>
          <w:numId w:val="40"/>
        </w:numPr>
        <w:contextualSpacing/>
        <w:rPr>
          <w:rFonts w:eastAsia="Times New Roman"/>
          <w:color w:val="000000"/>
          <w:spacing w:val="0"/>
        </w:rPr>
      </w:pPr>
      <w:r w:rsidRPr="00C348BA">
        <w:rPr>
          <w:rFonts w:eastAsia="Times New Roman"/>
          <w:b/>
          <w:bCs/>
          <w:color w:val="000000"/>
          <w:spacing w:val="0"/>
        </w:rPr>
        <w:t>Câu chủ đề (Topic Sentence):</w:t>
      </w:r>
      <w:r w:rsidRPr="00C348BA">
        <w:rPr>
          <w:rFonts w:eastAsia="Times New Roman"/>
          <w:color w:val="000000"/>
          <w:spacing w:val="0"/>
        </w:rPr>
        <w:t> Chính phủ và doanh nghiệp cần hành động để giải quyết vấn đề này.</w:t>
      </w:r>
    </w:p>
    <w:p w:rsidR="00C348BA" w:rsidRPr="00C348BA" w:rsidRDefault="00C348BA" w:rsidP="00C348BA">
      <w:pPr>
        <w:numPr>
          <w:ilvl w:val="0"/>
          <w:numId w:val="40"/>
        </w:numPr>
        <w:contextualSpacing/>
        <w:rPr>
          <w:rFonts w:eastAsia="Times New Roman"/>
          <w:color w:val="000000"/>
          <w:spacing w:val="0"/>
        </w:rPr>
      </w:pPr>
      <w:r w:rsidRPr="00C348BA">
        <w:rPr>
          <w:rFonts w:eastAsia="Times New Roman"/>
          <w:b/>
          <w:bCs/>
          <w:color w:val="000000"/>
          <w:spacing w:val="0"/>
        </w:rPr>
        <w:t>Triển khai ý (Logic):</w:t>
      </w:r>
    </w:p>
    <w:p w:rsidR="00C348BA" w:rsidRPr="00C348BA" w:rsidRDefault="00C348BA" w:rsidP="00C348BA">
      <w:pPr>
        <w:numPr>
          <w:ilvl w:val="1"/>
          <w:numId w:val="40"/>
        </w:numPr>
        <w:contextualSpacing/>
        <w:rPr>
          <w:rFonts w:eastAsia="Times New Roman"/>
          <w:color w:val="000000"/>
          <w:spacing w:val="0"/>
        </w:rPr>
      </w:pPr>
      <w:r w:rsidRPr="00C348BA">
        <w:rPr>
          <w:rFonts w:eastAsia="Times New Roman"/>
          <w:color w:val="000000"/>
          <w:spacing w:val="0"/>
        </w:rPr>
        <w:t>Giải pháp 1 (Hạ tầng): Nhà nước xây đường riêng $\rightarrow$ An toàn hơn $\rightarrow$ Dân dám đi.</w:t>
      </w:r>
    </w:p>
    <w:p w:rsidR="00C348BA" w:rsidRPr="00C348BA" w:rsidRDefault="00C348BA" w:rsidP="00C348BA">
      <w:pPr>
        <w:numPr>
          <w:ilvl w:val="1"/>
          <w:numId w:val="40"/>
        </w:numPr>
        <w:contextualSpacing/>
        <w:rPr>
          <w:rFonts w:eastAsia="Times New Roman"/>
          <w:color w:val="000000"/>
          <w:spacing w:val="0"/>
        </w:rPr>
      </w:pPr>
      <w:r w:rsidRPr="00C348BA">
        <w:rPr>
          <w:rFonts w:eastAsia="Times New Roman"/>
          <w:color w:val="000000"/>
          <w:spacing w:val="0"/>
        </w:rPr>
        <w:t>Giải pháp 2 (Tiện ích): Công ty hỗ trợ phòng tắm/chỗ để xe $\rightarrow$ Giải quyết vấn đề mồ hôi/bất tiện.</w:t>
      </w:r>
    </w:p>
    <w:p w:rsidR="00C348BA" w:rsidRDefault="00C348BA" w:rsidP="00C348BA">
      <w:pPr>
        <w:contextualSpacing/>
        <w:rPr>
          <w:rFonts w:eastAsia="Times New Roman"/>
          <w:color w:val="000000"/>
          <w:spacing w:val="0"/>
          <w:lang w:val="vi-VN"/>
        </w:rPr>
      </w:pPr>
      <w:r w:rsidRPr="00C348BA">
        <w:rPr>
          <w:rFonts w:eastAsia="Times New Roman"/>
          <w:b/>
          <w:bCs/>
          <w:color w:val="000000"/>
          <w:spacing w:val="0"/>
        </w:rPr>
        <w:t>Ví dụ:</w:t>
      </w:r>
    </w:p>
    <w:p w:rsidR="00C348BA" w:rsidRDefault="00C348BA" w:rsidP="00C348BA">
      <w:pPr>
        <w:contextualSpacing/>
        <w:rPr>
          <w:rFonts w:eastAsia="Times New Roman"/>
          <w:color w:val="000000"/>
          <w:spacing w:val="0"/>
          <w:lang w:val="vi-VN"/>
        </w:rPr>
      </w:pPr>
      <w:r w:rsidRPr="00C348BA">
        <w:rPr>
          <w:rFonts w:eastAsia="Times New Roman"/>
          <w:color w:val="000000"/>
          <w:spacing w:val="0"/>
        </w:rPr>
        <w:t>To reverse this trend, several measures should be implemented. </w:t>
      </w:r>
      <w:r w:rsidRPr="00C348BA">
        <w:rPr>
          <w:rFonts w:eastAsia="Times New Roman"/>
          <w:b/>
          <w:bCs/>
          <w:color w:val="000000"/>
          <w:spacing w:val="0"/>
        </w:rPr>
        <w:t>The most effective solution is</w:t>
      </w:r>
      <w:r w:rsidRPr="00C348BA">
        <w:rPr>
          <w:rFonts w:eastAsia="Times New Roman"/>
          <w:color w:val="000000"/>
          <w:spacing w:val="0"/>
        </w:rPr>
        <w:t> for the government to </w:t>
      </w:r>
      <w:r w:rsidRPr="00C348BA">
        <w:rPr>
          <w:rFonts w:eastAsia="Times New Roman"/>
          <w:b/>
          <w:bCs/>
          <w:color w:val="000000"/>
          <w:spacing w:val="0"/>
        </w:rPr>
        <w:t>invest in</w:t>
      </w:r>
      <w:r w:rsidRPr="00C348BA">
        <w:rPr>
          <w:rFonts w:eastAsia="Times New Roman"/>
          <w:color w:val="000000"/>
          <w:spacing w:val="0"/>
        </w:rPr>
        <w:t> better infrastructure. By constructing safe lanes solely for bicycles, authorities can ensure the safety of riders, which would encourage more citizens to choose this green transport. </w:t>
      </w:r>
      <w:r w:rsidRPr="00C348BA">
        <w:rPr>
          <w:rFonts w:eastAsia="Times New Roman"/>
          <w:b/>
          <w:bCs/>
          <w:color w:val="000000"/>
          <w:spacing w:val="0"/>
        </w:rPr>
        <w:t>In addition</w:t>
      </w:r>
      <w:r w:rsidRPr="00C348BA">
        <w:rPr>
          <w:rFonts w:eastAsia="Times New Roman"/>
          <w:color w:val="000000"/>
          <w:spacing w:val="0"/>
        </w:rPr>
        <w:t>, employers can play a role by providing facilities such as showers and secure parking spaces. This would address the issue of personal hygiene and convenience for employees who cycle to work.</w:t>
      </w:r>
    </w:p>
    <w:p w:rsidR="00C348BA" w:rsidRPr="00C348BA" w:rsidRDefault="00C348BA" w:rsidP="00C348BA">
      <w:pPr>
        <w:contextualSpacing/>
        <w:rPr>
          <w:rFonts w:eastAsia="Times New Roman"/>
          <w:color w:val="000000"/>
          <w:spacing w:val="0"/>
        </w:rPr>
      </w:pPr>
      <w:r w:rsidRPr="00C348BA">
        <w:rPr>
          <w:rFonts w:eastAsia="Times New Roman"/>
          <w:i/>
          <w:iCs/>
          <w:color w:val="000000"/>
          <w:spacing w:val="0"/>
        </w:rPr>
        <w:lastRenderedPageBreak/>
        <w:t>(Bản dịch: Để đảo ngược xu hướng này... Giải pháp hiệu quả nhất là chính phủ đầu tư vào hạ tầng... Bằng cách xây làn đường an toàn... Ngoài ra, người sử dụng lao động có thể đóng góp bằng cách cung cấp cơ sở vật chất như vòi hoa sen... giải quyết vấn đề vệ sinh cá nhân...)</w:t>
      </w:r>
    </w:p>
    <w:p w:rsidR="00C348BA" w:rsidRPr="00C348BA" w:rsidRDefault="00C348BA" w:rsidP="00C348BA">
      <w:pPr>
        <w:numPr>
          <w:ilvl w:val="0"/>
          <w:numId w:val="41"/>
        </w:numPr>
        <w:contextualSpacing/>
        <w:rPr>
          <w:rFonts w:eastAsia="Times New Roman"/>
          <w:color w:val="000000"/>
          <w:spacing w:val="0"/>
        </w:rPr>
      </w:pPr>
      <w:r w:rsidRPr="00C348BA">
        <w:rPr>
          <w:rFonts w:eastAsia="Times New Roman"/>
          <w:b/>
          <w:bCs/>
          <w:color w:val="000000"/>
          <w:spacing w:val="0"/>
        </w:rPr>
        <w:t>Lưu ý ngữ pháp:</w:t>
      </w:r>
      <w:r w:rsidRPr="00C348BA">
        <w:rPr>
          <w:rFonts w:eastAsia="Times New Roman"/>
          <w:color w:val="000000"/>
          <w:spacing w:val="0"/>
        </w:rPr>
        <w:t> Sử dụng cấu trúc </w:t>
      </w:r>
      <w:r w:rsidRPr="00C348BA">
        <w:rPr>
          <w:rFonts w:eastAsia="Times New Roman"/>
          <w:i/>
          <w:iCs/>
          <w:color w:val="000000"/>
          <w:spacing w:val="0"/>
        </w:rPr>
        <w:t>By + V-ing</w:t>
      </w:r>
      <w:r w:rsidRPr="00C348BA">
        <w:rPr>
          <w:rFonts w:eastAsia="Times New Roman"/>
          <w:color w:val="000000"/>
          <w:spacing w:val="0"/>
        </w:rPr>
        <w:t> (Bằng cách làm gì đó) để chỉ cách thức thực hiện giải pháp.</w:t>
      </w:r>
    </w:p>
    <w:p w:rsidR="00C348BA" w:rsidRPr="00C348BA" w:rsidRDefault="00C348BA" w:rsidP="00C348BA">
      <w:pPr>
        <w:contextualSpacing/>
        <w:outlineLvl w:val="2"/>
        <w:rPr>
          <w:rFonts w:eastAsia="Times New Roman"/>
          <w:b/>
          <w:bCs/>
          <w:color w:val="000000"/>
          <w:spacing w:val="0"/>
        </w:rPr>
      </w:pPr>
      <w:r w:rsidRPr="00C348BA">
        <w:rPr>
          <w:rFonts w:eastAsia="Times New Roman"/>
          <w:b/>
          <w:bCs/>
          <w:color w:val="000000"/>
          <w:spacing w:val="0"/>
        </w:rPr>
        <w:t>3. Kết bài (Conclusion)</w:t>
      </w:r>
    </w:p>
    <w:p w:rsidR="00C348BA" w:rsidRPr="00C348BA" w:rsidRDefault="00C348BA" w:rsidP="00C348BA">
      <w:pPr>
        <w:numPr>
          <w:ilvl w:val="0"/>
          <w:numId w:val="42"/>
        </w:numPr>
        <w:contextualSpacing/>
        <w:rPr>
          <w:rFonts w:eastAsia="Times New Roman"/>
          <w:color w:val="000000"/>
          <w:spacing w:val="0"/>
        </w:rPr>
      </w:pPr>
      <w:r w:rsidRPr="00C348BA">
        <w:rPr>
          <w:rFonts w:eastAsia="Times New Roman"/>
          <w:b/>
          <w:bCs/>
          <w:color w:val="000000"/>
          <w:spacing w:val="0"/>
        </w:rPr>
        <w:t>Nhiệm vụ:</w:t>
      </w:r>
      <w:r w:rsidRPr="00C348BA">
        <w:rPr>
          <w:rFonts w:eastAsia="Times New Roman"/>
          <w:color w:val="000000"/>
          <w:spacing w:val="0"/>
        </w:rPr>
        <w:t> Tóm tắt lại nguyên nhân (an toàn, bất tiện) và giải pháp (đầu tư hạ tầng, hỗ trợ từ công ty).</w:t>
      </w:r>
    </w:p>
    <w:p w:rsidR="00C348BA" w:rsidRPr="00C348BA" w:rsidRDefault="00C348BA" w:rsidP="00C348BA">
      <w:pPr>
        <w:numPr>
          <w:ilvl w:val="0"/>
          <w:numId w:val="42"/>
        </w:numPr>
        <w:contextualSpacing/>
        <w:rPr>
          <w:rFonts w:eastAsia="Times New Roman"/>
          <w:color w:val="000000"/>
          <w:spacing w:val="0"/>
        </w:rPr>
      </w:pPr>
      <w:r w:rsidRPr="00C348BA">
        <w:rPr>
          <w:rFonts w:eastAsia="Times New Roman"/>
          <w:b/>
          <w:bCs/>
          <w:color w:val="000000"/>
          <w:spacing w:val="0"/>
        </w:rPr>
        <w:t>Lưu ý:</w:t>
      </w:r>
      <w:r w:rsidRPr="00C348BA">
        <w:rPr>
          <w:rFonts w:eastAsia="Times New Roman"/>
          <w:color w:val="000000"/>
          <w:spacing w:val="0"/>
        </w:rPr>
        <w:t> Không đưa thêm ý mới.</w:t>
      </w:r>
    </w:p>
    <w:p w:rsidR="00C348BA" w:rsidRDefault="00C348BA" w:rsidP="00C348BA">
      <w:pPr>
        <w:contextualSpacing/>
        <w:rPr>
          <w:rFonts w:eastAsia="Times New Roman"/>
          <w:color w:val="000000"/>
          <w:spacing w:val="0"/>
          <w:lang w:val="vi-VN"/>
        </w:rPr>
      </w:pPr>
      <w:r w:rsidRPr="00C348BA">
        <w:rPr>
          <w:rFonts w:eastAsia="Times New Roman"/>
          <w:b/>
          <w:bCs/>
          <w:color w:val="000000"/>
          <w:spacing w:val="0"/>
        </w:rPr>
        <w:t>Ví dụ:</w:t>
      </w:r>
    </w:p>
    <w:p w:rsidR="00C348BA" w:rsidRDefault="00C348BA" w:rsidP="00C348BA">
      <w:pPr>
        <w:contextualSpacing/>
        <w:rPr>
          <w:rFonts w:eastAsia="Times New Roman"/>
          <w:color w:val="000000"/>
          <w:spacing w:val="0"/>
          <w:lang w:val="vi-VN"/>
        </w:rPr>
      </w:pPr>
      <w:r w:rsidRPr="00C348BA">
        <w:rPr>
          <w:rFonts w:eastAsia="Times New Roman"/>
          <w:color w:val="000000"/>
          <w:spacing w:val="0"/>
        </w:rPr>
        <w:t>In conclusion, the main reasons why fewer people ride bikes are the fear of traffic accidents and the inconvenience of long distances. </w:t>
      </w:r>
      <w:r w:rsidRPr="00C348BA">
        <w:rPr>
          <w:rFonts w:eastAsia="Times New Roman"/>
          <w:b/>
          <w:bCs/>
          <w:color w:val="000000"/>
          <w:spacing w:val="0"/>
        </w:rPr>
        <w:t>However</w:t>
      </w:r>
      <w:r w:rsidRPr="00C348BA">
        <w:rPr>
          <w:rFonts w:eastAsia="Times New Roman"/>
          <w:color w:val="000000"/>
          <w:spacing w:val="0"/>
        </w:rPr>
        <w:t>, by improving road safety and offering better facilities at workplaces, society can promote cycling as a primary means of transport again.</w:t>
      </w:r>
    </w:p>
    <w:p w:rsidR="00C348BA" w:rsidRPr="00C348BA" w:rsidRDefault="00C348BA" w:rsidP="00C348BA">
      <w:pPr>
        <w:contextualSpacing/>
        <w:rPr>
          <w:rFonts w:eastAsia="Times New Roman"/>
          <w:color w:val="000000"/>
          <w:spacing w:val="0"/>
        </w:rPr>
      </w:pPr>
      <w:r w:rsidRPr="00C348BA">
        <w:rPr>
          <w:rFonts w:eastAsia="Times New Roman"/>
          <w:i/>
          <w:iCs/>
          <w:color w:val="000000"/>
          <w:spacing w:val="0"/>
        </w:rPr>
        <w:t>(Bản dịch: Tóm lại, lý do chính... là nỗi sợ tai nạn và sự bất tiện... Tuy nhiên, bằng cách cải thiện an toàn đường bộ và cung cấp cơ sở vật chất tốt hơn... xã hội có thể thúc đẩy đạp xe trở lại...)</w:t>
      </w:r>
    </w:p>
    <w:p w:rsidR="00C348BA" w:rsidRPr="00C348BA" w:rsidRDefault="00B53BEE" w:rsidP="00C348BA">
      <w:pPr>
        <w:contextualSpacing/>
        <w:rPr>
          <w:rFonts w:eastAsia="Times New Roman"/>
          <w:color w:val="auto"/>
          <w:spacing w:val="0"/>
        </w:rPr>
      </w:pPr>
      <w:r w:rsidRPr="00B53BEE">
        <w:rPr>
          <w:rFonts w:eastAsia="Times New Roman"/>
          <w:noProof/>
          <w:color w:val="auto"/>
          <w:spacing w:val="0"/>
        </w:rPr>
        <w:pict>
          <v:rect id="_x0000_i1038" alt="" style="width:468pt;height:.05pt;mso-width-percent:0;mso-height-percent:0;mso-width-percent:0;mso-height-percent:0" o:hralign="center" o:hrstd="t" o:hr="t" fillcolor="#a0a0a0" stroked="f"/>
        </w:pict>
      </w:r>
    </w:p>
    <w:p w:rsidR="00C348BA" w:rsidRPr="00C348BA" w:rsidRDefault="00C348BA" w:rsidP="00C348BA">
      <w:pPr>
        <w:contextualSpacing/>
        <w:outlineLvl w:val="1"/>
        <w:rPr>
          <w:rFonts w:eastAsia="Times New Roman"/>
          <w:b/>
          <w:bCs/>
          <w:color w:val="000000"/>
          <w:spacing w:val="0"/>
          <w:lang w:val="vi-VN"/>
        </w:rPr>
      </w:pPr>
      <w:r w:rsidRPr="00C348BA">
        <w:rPr>
          <w:rFonts w:eastAsia="Times New Roman"/>
          <w:b/>
          <w:bCs/>
          <w:color w:val="000000"/>
          <w:spacing w:val="0"/>
        </w:rPr>
        <w:t>IV. Từ vựng nâng cao</w:t>
      </w:r>
    </w:p>
    <w:p w:rsidR="00C348BA" w:rsidRPr="00C348BA" w:rsidRDefault="00C348BA" w:rsidP="00C348BA">
      <w:pPr>
        <w:contextualSpacing/>
        <w:rPr>
          <w:rFonts w:eastAsia="Times New Roman"/>
          <w:color w:val="000000"/>
          <w:spacing w:val="0"/>
        </w:rPr>
      </w:pPr>
      <w:r w:rsidRPr="00C348BA">
        <w:rPr>
          <w:rFonts w:eastAsia="Times New Roman"/>
          <w:color w:val="000000"/>
          <w:spacing w:val="0"/>
        </w:rPr>
        <w:t>Để đạt điểm cao hơn, hãy thay thế các từ cơ bản bằng các từ vựng dưới đây:</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363"/>
        <w:gridCol w:w="2359"/>
        <w:gridCol w:w="4628"/>
      </w:tblGrid>
      <w:tr w:rsidR="00C348BA" w:rsidRPr="00C348BA" w:rsidTr="00C348BA">
        <w:trPr>
          <w:tblHeader/>
          <w:tblCellSpacing w:w="15" w:type="dxa"/>
        </w:trPr>
        <w:tc>
          <w:tcPr>
            <w:tcW w:w="0" w:type="auto"/>
            <w:vAlign w:val="center"/>
            <w:hideMark/>
          </w:tcPr>
          <w:p w:rsidR="00C348BA" w:rsidRPr="00C348BA" w:rsidRDefault="00C348BA" w:rsidP="00C348BA">
            <w:pPr>
              <w:contextualSpacing/>
              <w:jc w:val="left"/>
              <w:rPr>
                <w:rFonts w:eastAsia="Times New Roman"/>
                <w:b/>
                <w:bCs/>
                <w:color w:val="auto"/>
                <w:spacing w:val="0"/>
              </w:rPr>
            </w:pPr>
            <w:r w:rsidRPr="00C348BA">
              <w:rPr>
                <w:rFonts w:eastAsia="Times New Roman"/>
                <w:b/>
                <w:bCs/>
                <w:color w:val="auto"/>
                <w:spacing w:val="0"/>
              </w:rPr>
              <w:t>Từ/Cụm từ (Word/Phrase)</w:t>
            </w:r>
          </w:p>
        </w:tc>
        <w:tc>
          <w:tcPr>
            <w:tcW w:w="0" w:type="auto"/>
            <w:vAlign w:val="center"/>
            <w:hideMark/>
          </w:tcPr>
          <w:p w:rsidR="00C348BA" w:rsidRPr="00C348BA" w:rsidRDefault="00C348BA" w:rsidP="00C348BA">
            <w:pPr>
              <w:contextualSpacing/>
              <w:jc w:val="left"/>
              <w:rPr>
                <w:rFonts w:eastAsia="Times New Roman"/>
                <w:b/>
                <w:bCs/>
                <w:color w:val="auto"/>
                <w:spacing w:val="0"/>
              </w:rPr>
            </w:pPr>
            <w:r w:rsidRPr="00C348BA">
              <w:rPr>
                <w:rFonts w:eastAsia="Times New Roman"/>
                <w:b/>
                <w:bCs/>
                <w:color w:val="auto"/>
                <w:spacing w:val="0"/>
              </w:rPr>
              <w:t>Nghĩa (Tiếng Việt)</w:t>
            </w:r>
          </w:p>
        </w:tc>
        <w:tc>
          <w:tcPr>
            <w:tcW w:w="0" w:type="auto"/>
            <w:vAlign w:val="center"/>
            <w:hideMark/>
          </w:tcPr>
          <w:p w:rsidR="00C348BA" w:rsidRPr="00C348BA" w:rsidRDefault="00C348BA" w:rsidP="00C348BA">
            <w:pPr>
              <w:contextualSpacing/>
              <w:jc w:val="left"/>
              <w:rPr>
                <w:rFonts w:eastAsia="Times New Roman"/>
                <w:b/>
                <w:bCs/>
                <w:color w:val="auto"/>
                <w:spacing w:val="0"/>
              </w:rPr>
            </w:pPr>
            <w:r w:rsidRPr="00C348BA">
              <w:rPr>
                <w:rFonts w:eastAsia="Times New Roman"/>
                <w:b/>
                <w:bCs/>
                <w:color w:val="auto"/>
                <w:spacing w:val="0"/>
              </w:rPr>
              <w:t>Ví dụ câu (Example)</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Eco-friendly</w:t>
            </w:r>
            <w:r w:rsidRPr="00C348BA">
              <w:rPr>
                <w:rFonts w:eastAsia="Times New Roman"/>
                <w:color w:val="auto"/>
                <w:spacing w:val="0"/>
              </w:rPr>
              <w:t> (adj)</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Thân thiện với môi trường</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Cycling is an </w:t>
            </w:r>
            <w:r w:rsidRPr="00C348BA">
              <w:rPr>
                <w:rFonts w:eastAsia="Times New Roman"/>
                <w:b/>
                <w:bCs/>
                <w:color w:val="auto"/>
                <w:spacing w:val="0"/>
              </w:rPr>
              <w:t>eco-friendly</w:t>
            </w:r>
            <w:r w:rsidRPr="00C348BA">
              <w:rPr>
                <w:rFonts w:eastAsia="Times New Roman"/>
                <w:color w:val="auto"/>
                <w:spacing w:val="0"/>
              </w:rPr>
              <w:t> alternative to driving cars.</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Mode of transport</w:t>
            </w:r>
            <w:r w:rsidRPr="00C348BA">
              <w:rPr>
                <w:rFonts w:eastAsia="Times New Roman"/>
                <w:color w:val="auto"/>
                <w:spacing w:val="0"/>
              </w:rPr>
              <w:t> (n)</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Phương thức giao thông</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We need to promote sustainable </w:t>
            </w:r>
            <w:r w:rsidRPr="00C348BA">
              <w:rPr>
                <w:rFonts w:eastAsia="Times New Roman"/>
                <w:b/>
                <w:bCs/>
                <w:color w:val="auto"/>
                <w:spacing w:val="0"/>
              </w:rPr>
              <w:t>modes of transport</w:t>
            </w:r>
            <w:r w:rsidRPr="00C348BA">
              <w:rPr>
                <w:rFonts w:eastAsia="Times New Roman"/>
                <w:color w:val="auto"/>
                <w:spacing w:val="0"/>
              </w:rPr>
              <w:t>.</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Dedicated cycling lanes</w:t>
            </w:r>
            <w:r w:rsidRPr="00C348BA">
              <w:rPr>
                <w:rFonts w:eastAsia="Times New Roman"/>
                <w:color w:val="auto"/>
                <w:spacing w:val="0"/>
              </w:rPr>
              <w:t>(n)</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Làn đường dành riêng cho xe đạp</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The city should build more </w:t>
            </w:r>
            <w:r w:rsidRPr="00C348BA">
              <w:rPr>
                <w:rFonts w:eastAsia="Times New Roman"/>
                <w:b/>
                <w:bCs/>
                <w:color w:val="auto"/>
                <w:spacing w:val="0"/>
              </w:rPr>
              <w:t>dedicated cycling lanes</w:t>
            </w:r>
            <w:r w:rsidRPr="00C348BA">
              <w:rPr>
                <w:rFonts w:eastAsia="Times New Roman"/>
                <w:color w:val="auto"/>
                <w:spacing w:val="0"/>
              </w:rPr>
              <w:t> to ensure safety.</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Vulnerable</w:t>
            </w:r>
            <w:r w:rsidRPr="00C348BA">
              <w:rPr>
                <w:rFonts w:eastAsia="Times New Roman"/>
                <w:color w:val="auto"/>
                <w:spacing w:val="0"/>
              </w:rPr>
              <w:t> (adj)</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Dễ bị tổn thương/nguy hiểm</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Cyclists are </w:t>
            </w:r>
            <w:r w:rsidRPr="00C348BA">
              <w:rPr>
                <w:rFonts w:eastAsia="Times New Roman"/>
                <w:b/>
                <w:bCs/>
                <w:color w:val="auto"/>
                <w:spacing w:val="0"/>
              </w:rPr>
              <w:t>vulnerable</w:t>
            </w:r>
            <w:r w:rsidRPr="00C348BA">
              <w:rPr>
                <w:rFonts w:eastAsia="Times New Roman"/>
                <w:color w:val="auto"/>
                <w:spacing w:val="0"/>
              </w:rPr>
              <w:t> when sharing the road with trucks.</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Impractical</w:t>
            </w:r>
            <w:r w:rsidRPr="00C348BA">
              <w:rPr>
                <w:rFonts w:eastAsia="Times New Roman"/>
                <w:color w:val="auto"/>
                <w:spacing w:val="0"/>
              </w:rPr>
              <w:t> (adj)</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Thiếu thực tế/Không khả thi</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Riding a bike for 20km is </w:t>
            </w:r>
            <w:r w:rsidRPr="00C348BA">
              <w:rPr>
                <w:rFonts w:eastAsia="Times New Roman"/>
                <w:b/>
                <w:bCs/>
                <w:color w:val="auto"/>
                <w:spacing w:val="0"/>
              </w:rPr>
              <w:t>impractical</w:t>
            </w:r>
            <w:r w:rsidRPr="00C348BA">
              <w:rPr>
                <w:rFonts w:eastAsia="Times New Roman"/>
                <w:color w:val="auto"/>
                <w:spacing w:val="0"/>
              </w:rPr>
              <w:t> for many office workers.</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lastRenderedPageBreak/>
              <w:t>Physically demanding</w:t>
            </w:r>
            <w:r w:rsidRPr="00C348BA">
              <w:rPr>
                <w:rFonts w:eastAsia="Times New Roman"/>
                <w:color w:val="auto"/>
                <w:spacing w:val="0"/>
              </w:rPr>
              <w:t>(adj)</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Đòi hỏi nhiều thể lực</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Cycling uphill can be </w:t>
            </w:r>
            <w:r w:rsidRPr="00C348BA">
              <w:rPr>
                <w:rFonts w:eastAsia="Times New Roman"/>
                <w:b/>
                <w:bCs/>
                <w:color w:val="auto"/>
                <w:spacing w:val="0"/>
              </w:rPr>
              <w:t>physically demanding</w:t>
            </w:r>
            <w:r w:rsidRPr="00C348BA">
              <w:rPr>
                <w:rFonts w:eastAsia="Times New Roman"/>
                <w:color w:val="auto"/>
                <w:spacing w:val="0"/>
              </w:rPr>
              <w:t>.</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Invest in infrastructure</w:t>
            </w:r>
            <w:r w:rsidRPr="00C348BA">
              <w:rPr>
                <w:rFonts w:eastAsia="Times New Roman"/>
                <w:color w:val="auto"/>
                <w:spacing w:val="0"/>
              </w:rPr>
              <w:t>(v)</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Đầu tư vào cơ sở hạ tầng</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The government must </w:t>
            </w:r>
            <w:r w:rsidRPr="00C348BA">
              <w:rPr>
                <w:rFonts w:eastAsia="Times New Roman"/>
                <w:b/>
                <w:bCs/>
                <w:color w:val="auto"/>
                <w:spacing w:val="0"/>
              </w:rPr>
              <w:t>invest in infrastructure</w:t>
            </w:r>
            <w:r w:rsidRPr="00C348BA">
              <w:rPr>
                <w:rFonts w:eastAsia="Times New Roman"/>
                <w:color w:val="auto"/>
                <w:spacing w:val="0"/>
              </w:rPr>
              <w:t> to support cyclists.</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Implement measures</w:t>
            </w:r>
            <w:r w:rsidRPr="00C348BA">
              <w:rPr>
                <w:rFonts w:eastAsia="Times New Roman"/>
                <w:color w:val="auto"/>
                <w:spacing w:val="0"/>
              </w:rPr>
              <w:t> (v)</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Thi hành các biện pháp</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Strict </w:t>
            </w:r>
            <w:r w:rsidRPr="00C348BA">
              <w:rPr>
                <w:rFonts w:eastAsia="Times New Roman"/>
                <w:b/>
                <w:bCs/>
                <w:color w:val="auto"/>
                <w:spacing w:val="0"/>
              </w:rPr>
              <w:t>measures should be implemented</w:t>
            </w:r>
            <w:r w:rsidRPr="00C348BA">
              <w:rPr>
                <w:rFonts w:eastAsia="Times New Roman"/>
                <w:color w:val="auto"/>
                <w:spacing w:val="0"/>
              </w:rPr>
              <w:t> to reduce traffic congestion.</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Sedentary lifestyle</w:t>
            </w:r>
            <w:r w:rsidRPr="00C348BA">
              <w:rPr>
                <w:rFonts w:eastAsia="Times New Roman"/>
                <w:color w:val="auto"/>
                <w:spacing w:val="0"/>
              </w:rPr>
              <w:t> (n)</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Lối sống thụ động (ít vận động)</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Cycling helps combat the </w:t>
            </w:r>
            <w:r w:rsidRPr="00C348BA">
              <w:rPr>
                <w:rFonts w:eastAsia="Times New Roman"/>
                <w:b/>
                <w:bCs/>
                <w:color w:val="auto"/>
                <w:spacing w:val="0"/>
              </w:rPr>
              <w:t>sedentary lifestyle</w:t>
            </w:r>
            <w:r w:rsidRPr="00C348BA">
              <w:rPr>
                <w:rFonts w:eastAsia="Times New Roman"/>
                <w:color w:val="auto"/>
                <w:spacing w:val="0"/>
              </w:rPr>
              <w:t> of modern workers.</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Traffic congestion</w:t>
            </w:r>
            <w:r w:rsidRPr="00C348BA">
              <w:rPr>
                <w:rFonts w:eastAsia="Times New Roman"/>
                <w:color w:val="auto"/>
                <w:spacing w:val="0"/>
              </w:rPr>
              <w:t> (n)</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Tắc nghẽn giao thông</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More bikes mean less </w:t>
            </w:r>
            <w:r w:rsidRPr="00C348BA">
              <w:rPr>
                <w:rFonts w:eastAsia="Times New Roman"/>
                <w:b/>
                <w:bCs/>
                <w:color w:val="auto"/>
                <w:spacing w:val="0"/>
              </w:rPr>
              <w:t>traffic congestion</w:t>
            </w:r>
            <w:r w:rsidRPr="00C348BA">
              <w:rPr>
                <w:rFonts w:eastAsia="Times New Roman"/>
                <w:color w:val="auto"/>
                <w:spacing w:val="0"/>
              </w:rPr>
              <w:t>.</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Commute</w:t>
            </w:r>
            <w:r w:rsidRPr="00C348BA">
              <w:rPr>
                <w:rFonts w:eastAsia="Times New Roman"/>
                <w:color w:val="auto"/>
                <w:spacing w:val="0"/>
              </w:rPr>
              <w:t> (v/n)</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Việc đi lại (từ nhà đến chỗ làm)</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His daily </w:t>
            </w:r>
            <w:r w:rsidRPr="00C348BA">
              <w:rPr>
                <w:rFonts w:eastAsia="Times New Roman"/>
                <w:b/>
                <w:bCs/>
                <w:color w:val="auto"/>
                <w:spacing w:val="0"/>
              </w:rPr>
              <w:t>commute</w:t>
            </w:r>
            <w:r w:rsidRPr="00C348BA">
              <w:rPr>
                <w:rFonts w:eastAsia="Times New Roman"/>
                <w:color w:val="auto"/>
                <w:spacing w:val="0"/>
              </w:rPr>
              <w:t> takes 30 minutes by bike.</w:t>
            </w:r>
          </w:p>
        </w:tc>
      </w:tr>
    </w:tbl>
    <w:p w:rsidR="00C348BA" w:rsidRPr="00C348BA" w:rsidRDefault="00C348BA" w:rsidP="00C348BA">
      <w:pPr>
        <w:spacing w:line="240" w:lineRule="auto"/>
        <w:jc w:val="left"/>
        <w:rPr>
          <w:rFonts w:eastAsia="Times New Roman"/>
          <w:color w:val="auto"/>
          <w:spacing w:val="0"/>
        </w:rPr>
      </w:pPr>
    </w:p>
    <w:p w:rsidR="005960A6" w:rsidRDefault="005960A6">
      <w:pPr>
        <w:rPr>
          <w:b/>
          <w:bCs/>
          <w:lang w:val="en-US"/>
        </w:rPr>
      </w:pPr>
      <w:r>
        <w:rPr>
          <w:b/>
          <w:bCs/>
          <w:lang w:val="en-US"/>
        </w:rPr>
        <w:br w:type="page"/>
      </w:r>
    </w:p>
    <w:p w:rsidR="005960A6" w:rsidRPr="00202B45" w:rsidRDefault="005960A6" w:rsidP="005960A6">
      <w:pPr>
        <w:contextualSpacing/>
        <w:rPr>
          <w:b/>
          <w:bCs/>
        </w:rPr>
      </w:pPr>
      <w:r w:rsidRPr="00202B45">
        <w:rPr>
          <w:b/>
          <w:bCs/>
        </w:rPr>
        <w:lastRenderedPageBreak/>
        <w:t>W</w:t>
      </w:r>
      <w:r>
        <w:rPr>
          <w:b/>
          <w:bCs/>
          <w:lang w:val="en-US"/>
        </w:rPr>
        <w:t>5</w:t>
      </w:r>
      <w:r w:rsidRPr="00202B45">
        <w:rPr>
          <w:b/>
          <w:bCs/>
          <w:lang w:val="vi-VN"/>
        </w:rPr>
        <w:t xml:space="preserve"> (</w:t>
      </w:r>
      <w:r>
        <w:rPr>
          <w:b/>
          <w:bCs/>
          <w:lang w:val="en-US"/>
        </w:rPr>
        <w:t>Jan</w:t>
      </w:r>
      <w:r w:rsidRPr="00202B45">
        <w:rPr>
          <w:b/>
          <w:bCs/>
          <w:lang w:val="vi-VN"/>
        </w:rPr>
        <w:t xml:space="preserve"> 2</w:t>
      </w:r>
      <w:r>
        <w:rPr>
          <w:b/>
          <w:bCs/>
          <w:lang w:val="en-US"/>
        </w:rPr>
        <w:t>6</w:t>
      </w:r>
      <w:r w:rsidRPr="00202B45">
        <w:rPr>
          <w:b/>
          <w:bCs/>
          <w:lang w:val="vi-VN"/>
        </w:rPr>
        <w:t>-</w:t>
      </w:r>
      <w:r>
        <w:rPr>
          <w:b/>
          <w:bCs/>
          <w:lang w:val="en-US"/>
        </w:rPr>
        <w:t>Feb</w:t>
      </w:r>
      <w:r w:rsidRPr="00202B45">
        <w:rPr>
          <w:b/>
          <w:bCs/>
          <w:lang w:val="vi-VN"/>
        </w:rPr>
        <w:t xml:space="preserve"> </w:t>
      </w:r>
      <w:r>
        <w:rPr>
          <w:b/>
          <w:bCs/>
          <w:lang w:val="en-US"/>
        </w:rPr>
        <w:t>1</w:t>
      </w:r>
      <w:r w:rsidRPr="00202B45">
        <w:rPr>
          <w:b/>
          <w:bCs/>
          <w:lang w:val="vi-VN"/>
        </w:rPr>
        <w:t>)</w:t>
      </w:r>
      <w:r w:rsidRPr="00202B45">
        <w:rPr>
          <w:b/>
          <w:bCs/>
        </w:rPr>
        <w:t>: Reading</w:t>
      </w:r>
    </w:p>
    <w:p w:rsidR="005960A6" w:rsidRPr="005960A6" w:rsidRDefault="00B53BEE" w:rsidP="005960A6">
      <w:pPr>
        <w:contextualSpacing/>
        <w:rPr>
          <w:lang w:val="vi-VN"/>
        </w:rPr>
      </w:pPr>
      <w:r w:rsidRPr="00B53BEE">
        <w:rPr>
          <w:rFonts w:eastAsia="Times New Roman"/>
          <w:noProof/>
          <w:color w:val="auto"/>
          <w:spacing w:val="0"/>
        </w:rPr>
        <w:pict>
          <v:rect id="_x0000_i1037" alt="" style="width:468pt;height:.05pt;mso-width-percent:0;mso-height-percent:0;mso-width-percent:0;mso-height-percent:0" o:hralign="center" o:hrstd="t" o:hr="t" fillcolor="#a0a0a0" stroked="f"/>
        </w:pict>
      </w:r>
    </w:p>
    <w:p w:rsidR="005960A6" w:rsidRPr="005960A6" w:rsidRDefault="005960A6" w:rsidP="005960A6">
      <w:pPr>
        <w:contextualSpacing/>
        <w:jc w:val="center"/>
        <w:textAlignment w:val="baseline"/>
        <w:outlineLvl w:val="1"/>
        <w:rPr>
          <w:rFonts w:eastAsia="Times New Roman"/>
          <w:color w:val="333333"/>
          <w:spacing w:val="0"/>
        </w:rPr>
      </w:pPr>
      <w:r w:rsidRPr="005960A6">
        <w:rPr>
          <w:rFonts w:eastAsia="Times New Roman"/>
          <w:b/>
          <w:bCs/>
          <w:color w:val="333333"/>
          <w:spacing w:val="0"/>
          <w:bdr w:val="none" w:sz="0" w:space="0" w:color="auto" w:frame="1"/>
        </w:rPr>
        <w:t>Decision making and Happiness</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A</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Americans today choose among more options in more parts of life than has ever been possible before. To an extent, the opportunity to choose enhances our lives. It is only logical to think that if some choice is good, more is better; people who care about having infinite options will benefit from them, and those who do not can always just ignore the 273 versions of cereal they have never tried. Yet recent research strongly suggests that, psychologically, this assumption is wrong. Although some choice is undoubtedly better than none, more is not always better than less.</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B</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Recent research offers insight into why many people end up unhappy rather than pleased when their options expand. We began by making a distinction between “maximizers” (those who always aim to make the best possible choice) and “satisficers” (those who aim for “good enough,” whether or not better selections might be out there).</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C</w:t>
      </w:r>
    </w:p>
    <w:p w:rsidR="005960A6" w:rsidRPr="005960A6" w:rsidRDefault="005960A6" w:rsidP="005960A6">
      <w:pPr>
        <w:contextualSpacing/>
        <w:textAlignment w:val="baseline"/>
        <w:rPr>
          <w:rFonts w:eastAsia="Times New Roman"/>
          <w:color w:val="FFFFFF"/>
          <w:spacing w:val="0"/>
        </w:rPr>
      </w:pPr>
      <w:r w:rsidRPr="005960A6">
        <w:rPr>
          <w:rFonts w:eastAsia="Times New Roman"/>
          <w:color w:val="353535"/>
          <w:spacing w:val="0"/>
          <w:bdr w:val="none" w:sz="0" w:space="0" w:color="auto" w:frame="1"/>
        </w:rPr>
        <w:t>In particular, we composed a set of statements-the Maximization Scale-to diagnose people’s propensity to maximize. Then we had several thousand people rate themselves from 1 to 7 (from “completely disagree” to “completely agree”) on such statements as “I never settle for second best.” We also evaluated their sense of satisfaction with their decisions. We did not define a sharp cutoff to separate maximizers from satisficers, but in general, we think of individuals whose average scores are higher than 4 (the scale’s midpoint) as maximizers and those whose scores are lower than the midpoint as satisficers. People who score highest on the test – the greatest maximisers-engages in more product comparisons than the lowest scorers, both before and after they make purchasing decisions, and they take longer to decide what to buy. When satisficers find an item that meets their standards, they stop looking. But maximizers exert enormous effort to read labels, checking out consumer magazines and trying new products. They also spend more time comparing their purchasing decisions with those of others.</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D</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 xml:space="preserve">We found that the greatest maximizers are the least happy with the fruits of their efforts. When they compare themselves with others, they get little pleasure from finding out that they did better </w:t>
      </w:r>
      <w:r w:rsidRPr="005960A6">
        <w:rPr>
          <w:rFonts w:eastAsia="Times New Roman"/>
          <w:color w:val="353535"/>
          <w:spacing w:val="0"/>
          <w:bdr w:val="none" w:sz="0" w:space="0" w:color="auto" w:frame="1"/>
        </w:rPr>
        <w:lastRenderedPageBreak/>
        <w:t>and substantial dissatisfaction from finding out that they did worse. They are more prone to experiencing regret after purchase, and if their acquisition disappoints them, their sense of well-being takes longer to recover. They also tend to brood or ruminate more than satisficers do.</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E</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Does it follow that maximizers are less happy in general than satisficers? We tested this by having people fill out a variety of questionnaires known to be reliable indicators of well-being. As might be expected, individuals with high maximization scores experienced less satisfaction with life and were less happy, less optimistic and more depressed than people with low maximization scores. Indeed, those with extreme maximization ratings had depression scores that placed them in the borderline clinical range.</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F</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Several factors explain why more choice is not always better than less, especially for maximizers. High among these are “opportunity costs.” The quality of any given option cannot be assessed in isolation from its alternatives. One of the “costs” of making a selection is losing the opportunities that a different option would have afforded. Thus an opportunity cost of vacationing on the beach in Cape Cod might be missing the fabulous restaurants in the Napa Valley. Early decision-making research by Daniel Kahneman and Amos Tversky showed that people respond much more strongly to losses than gains. If we assume that opportunity costs reduce the overall desirability of the most preferred choice, then the more alternatives there are, the deeper our sense of loss will be and the less satisfaction we will derive from our ultimate decision.</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G</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The problem of opportunity costs will be worse for a maximizer than for a satisficer. The latter’s “good enough” philosophy can survive thoughts about opportunity costs. In addition, the “good enough” standard leads to much less searching and inspection of alternatives than ‘the maximizer’s “best” standard. With fewer choices under consideration, a person will have fewer opportunity costs to subtract.</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H</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 xml:space="preserve">Just as people feel sorrow about the opportunities they have forgone, they may also suffer regret about the option they settle on. My colleagues and I devised a scale to measure proneness to feeling regret, and we found that people with high sensitivity to regret are less happy, less satisfied with life, less optimistic and more depressed than those with low sensitivity. Not surprisingly, we also </w:t>
      </w:r>
      <w:r w:rsidRPr="005960A6">
        <w:rPr>
          <w:rFonts w:eastAsia="Times New Roman"/>
          <w:color w:val="353535"/>
          <w:spacing w:val="0"/>
          <w:bdr w:val="none" w:sz="0" w:space="0" w:color="auto" w:frame="1"/>
        </w:rPr>
        <w:lastRenderedPageBreak/>
        <w:t>found that people with high regret sensitivity tend to be maximizers. Indeed, we think that worry over future regret is a major reason that individuals become maximizers. The only way to be sure you will not regret a decision is by making the best possible one. Unfortunately, the more options you have and the more opportunity costs you incur, the more likely you are to experience regret.</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I</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In a classic demonstration of the power of sunk costs, people were offered season subscriptions to a local theater company. Some were offered the tickets at full price and others at a discount. Then the researchers simply kept track of how often the ticket purchasers actually attended the plays over the course of the season. Full-price payers were more likely to show up at performances than discount payers. The reason for this, the investigators argued, was that the full-price payers would experience more regret if they did not use the tickets because not using the more costly tickets would constitute a bigger loss. To increase the sense of happiness, we can decide to restrict our options when the decision is not crucial. For example, make a rule to visit no more than two stores when shopping for clothing.</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 </w:t>
      </w:r>
    </w:p>
    <w:p w:rsidR="005960A6" w:rsidRPr="005960A6" w:rsidRDefault="005960A6" w:rsidP="005960A6">
      <w:pPr>
        <w:contextualSpacing/>
        <w:textAlignment w:val="baseline"/>
        <w:outlineLvl w:val="3"/>
        <w:rPr>
          <w:rFonts w:eastAsia="Times New Roman"/>
          <w:color w:val="333333"/>
          <w:spacing w:val="0"/>
        </w:rPr>
      </w:pPr>
      <w:r w:rsidRPr="005960A6">
        <w:rPr>
          <w:rFonts w:eastAsia="Times New Roman"/>
          <w:b/>
          <w:bCs/>
          <w:color w:val="333333"/>
          <w:spacing w:val="0"/>
          <w:bdr w:val="none" w:sz="0" w:space="0" w:color="auto" w:frame="1"/>
        </w:rPr>
        <w:t>Questions 28-31</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Use the information in the passage to match the category (listed </w:t>
      </w:r>
      <w:r w:rsidRPr="005960A6">
        <w:rPr>
          <w:rFonts w:eastAsia="Times New Roman"/>
          <w:b/>
          <w:bCs/>
          <w:color w:val="353535"/>
          <w:spacing w:val="0"/>
          <w:bdr w:val="none" w:sz="0" w:space="0" w:color="auto" w:frame="1"/>
        </w:rPr>
        <w:t>A-D</w:t>
      </w:r>
      <w:r w:rsidRPr="005960A6">
        <w:rPr>
          <w:rFonts w:eastAsia="Times New Roman"/>
          <w:color w:val="353535"/>
          <w:spacing w:val="0"/>
          <w:bdr w:val="none" w:sz="0" w:space="0" w:color="auto" w:frame="1"/>
        </w:rPr>
        <w:t>) with descriptions or deeds below.</w:t>
      </w:r>
    </w:p>
    <w:p w:rsidR="005960A6" w:rsidRPr="005960A6" w:rsidRDefault="005960A6" w:rsidP="005960A6">
      <w:pPr>
        <w:contextualSpacing/>
        <w:textAlignment w:val="baseline"/>
        <w:rPr>
          <w:rFonts w:eastAsia="Times New Roman"/>
          <w:color w:val="353535"/>
          <w:spacing w:val="0"/>
        </w:rPr>
      </w:pPr>
      <w:r w:rsidRPr="005960A6">
        <w:rPr>
          <w:rFonts w:eastAsia="Times New Roman"/>
          <w:i/>
          <w:iCs/>
          <w:color w:val="353535"/>
          <w:spacing w:val="0"/>
          <w:bdr w:val="none" w:sz="0" w:space="0" w:color="auto" w:frame="1"/>
        </w:rPr>
        <w:t>Write the appropriate letters </w:t>
      </w:r>
      <w:r w:rsidRPr="005960A6">
        <w:rPr>
          <w:rFonts w:eastAsia="Times New Roman"/>
          <w:b/>
          <w:bCs/>
          <w:i/>
          <w:iCs/>
          <w:color w:val="353535"/>
          <w:spacing w:val="0"/>
          <w:bdr w:val="none" w:sz="0" w:space="0" w:color="auto" w:frame="1"/>
        </w:rPr>
        <w:t>A-D</w:t>
      </w:r>
      <w:r w:rsidRPr="005960A6">
        <w:rPr>
          <w:rFonts w:eastAsia="Times New Roman"/>
          <w:i/>
          <w:iCs/>
          <w:color w:val="353535"/>
          <w:spacing w:val="0"/>
          <w:bdr w:val="none" w:sz="0" w:space="0" w:color="auto" w:frame="1"/>
        </w:rPr>
        <w:t> in boxes </w:t>
      </w:r>
      <w:r w:rsidRPr="005960A6">
        <w:rPr>
          <w:rFonts w:eastAsia="Times New Roman"/>
          <w:b/>
          <w:bCs/>
          <w:i/>
          <w:iCs/>
          <w:color w:val="353535"/>
          <w:spacing w:val="0"/>
          <w:bdr w:val="none" w:sz="0" w:space="0" w:color="auto" w:frame="1"/>
        </w:rPr>
        <w:t>28-31</w:t>
      </w:r>
      <w:r w:rsidRPr="005960A6">
        <w:rPr>
          <w:rFonts w:eastAsia="Times New Roman"/>
          <w:i/>
          <w:iCs/>
          <w:color w:val="353535"/>
          <w:spacing w:val="0"/>
          <w:bdr w:val="none" w:sz="0" w:space="0" w:color="auto" w:frame="1"/>
        </w:rPr>
        <w:t> on your answer sheet.</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A</w:t>
      </w:r>
      <w:r w:rsidRPr="005960A6">
        <w:rPr>
          <w:rFonts w:eastAsia="Times New Roman"/>
          <w:color w:val="353535"/>
          <w:spacing w:val="0"/>
          <w:bdr w:val="none" w:sz="0" w:space="0" w:color="auto" w:frame="1"/>
        </w:rPr>
        <w:t>     Maximiser</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B</w:t>
      </w:r>
      <w:r w:rsidRPr="005960A6">
        <w:rPr>
          <w:rFonts w:eastAsia="Times New Roman"/>
          <w:color w:val="353535"/>
          <w:spacing w:val="0"/>
          <w:bdr w:val="none" w:sz="0" w:space="0" w:color="auto" w:frame="1"/>
        </w:rPr>
        <w:t>     Satisficer</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C</w:t>
      </w:r>
      <w:r w:rsidRPr="005960A6">
        <w:rPr>
          <w:rFonts w:eastAsia="Times New Roman"/>
          <w:color w:val="353535"/>
          <w:spacing w:val="0"/>
          <w:bdr w:val="none" w:sz="0" w:space="0" w:color="auto" w:frame="1"/>
        </w:rPr>
        <w:t>     Both</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D</w:t>
      </w:r>
      <w:r w:rsidRPr="005960A6">
        <w:rPr>
          <w:rFonts w:eastAsia="Times New Roman"/>
          <w:color w:val="353535"/>
          <w:spacing w:val="0"/>
          <w:bdr w:val="none" w:sz="0" w:space="0" w:color="auto" w:frame="1"/>
        </w:rPr>
        <w:t>     Neither of them</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28</w:t>
      </w:r>
      <w:r w:rsidRPr="005960A6">
        <w:rPr>
          <w:rFonts w:eastAsia="Times New Roman"/>
          <w:color w:val="353535"/>
          <w:spacing w:val="0"/>
          <w:bdr w:val="none" w:sz="0" w:space="0" w:color="auto" w:frame="1"/>
        </w:rPr>
        <w:t>   finish transaction when the items match their expectation</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29</w:t>
      </w:r>
      <w:r w:rsidRPr="005960A6">
        <w:rPr>
          <w:rFonts w:eastAsia="Times New Roman"/>
          <w:color w:val="353535"/>
          <w:spacing w:val="0"/>
          <w:bdr w:val="none" w:sz="0" w:space="0" w:color="auto" w:frame="1"/>
        </w:rPr>
        <w:t>   buy the most expensive things when shopping</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30</w:t>
      </w:r>
      <w:r w:rsidRPr="005960A6">
        <w:rPr>
          <w:rFonts w:eastAsia="Times New Roman"/>
          <w:color w:val="353535"/>
          <w:spacing w:val="0"/>
          <w:bdr w:val="none" w:sz="0" w:space="0" w:color="auto" w:frame="1"/>
        </w:rPr>
        <w:t>   consider repeatedly until they make a final decision</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31</w:t>
      </w:r>
      <w:r w:rsidRPr="005960A6">
        <w:rPr>
          <w:rFonts w:eastAsia="Times New Roman"/>
          <w:color w:val="353535"/>
          <w:spacing w:val="0"/>
          <w:bdr w:val="none" w:sz="0" w:space="0" w:color="auto" w:frame="1"/>
        </w:rPr>
        <w:t>   participate in the questionnaire of the author</w:t>
      </w:r>
    </w:p>
    <w:p w:rsidR="005960A6" w:rsidRDefault="005960A6" w:rsidP="005960A6">
      <w:pPr>
        <w:contextualSpacing/>
        <w:textAlignment w:val="baseline"/>
        <w:outlineLvl w:val="3"/>
        <w:rPr>
          <w:rFonts w:eastAsia="Times New Roman"/>
          <w:b/>
          <w:bCs/>
          <w:color w:val="333333"/>
          <w:spacing w:val="0"/>
          <w:bdr w:val="none" w:sz="0" w:space="0" w:color="auto" w:frame="1"/>
          <w:lang w:val="vi-VN"/>
        </w:rPr>
      </w:pPr>
    </w:p>
    <w:p w:rsidR="005960A6" w:rsidRPr="005960A6" w:rsidRDefault="005960A6" w:rsidP="005960A6">
      <w:pPr>
        <w:contextualSpacing/>
        <w:textAlignment w:val="baseline"/>
        <w:outlineLvl w:val="3"/>
        <w:rPr>
          <w:rFonts w:eastAsia="Times New Roman"/>
          <w:color w:val="333333"/>
          <w:spacing w:val="0"/>
        </w:rPr>
      </w:pPr>
      <w:r w:rsidRPr="005960A6">
        <w:rPr>
          <w:rFonts w:eastAsia="Times New Roman"/>
          <w:b/>
          <w:bCs/>
          <w:color w:val="333333"/>
          <w:spacing w:val="0"/>
          <w:bdr w:val="none" w:sz="0" w:space="0" w:color="auto" w:frame="1"/>
        </w:rPr>
        <w:t>Questions 32-36</w:t>
      </w:r>
    </w:p>
    <w:p w:rsidR="005960A6" w:rsidRPr="005960A6" w:rsidRDefault="005960A6" w:rsidP="005960A6">
      <w:pPr>
        <w:contextualSpacing/>
        <w:textAlignment w:val="baseline"/>
        <w:rPr>
          <w:rFonts w:eastAsia="Times New Roman"/>
          <w:color w:val="FFFFFF"/>
          <w:spacing w:val="0"/>
        </w:rPr>
      </w:pPr>
      <w:r w:rsidRPr="005960A6">
        <w:rPr>
          <w:rFonts w:eastAsia="Times New Roman"/>
          <w:color w:val="353535"/>
          <w:spacing w:val="0"/>
          <w:bdr w:val="none" w:sz="0" w:space="0" w:color="auto" w:frame="1"/>
        </w:rPr>
        <w:t>Do the following statements agree with the information given in Reading Passage 3?</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In boxes </w:t>
      </w:r>
      <w:r w:rsidRPr="005960A6">
        <w:rPr>
          <w:rFonts w:eastAsia="Times New Roman"/>
          <w:b/>
          <w:bCs/>
          <w:color w:val="353535"/>
          <w:spacing w:val="0"/>
          <w:bdr w:val="none" w:sz="0" w:space="0" w:color="auto" w:frame="1"/>
        </w:rPr>
        <w:t>32-36</w:t>
      </w:r>
      <w:r w:rsidRPr="005960A6">
        <w:rPr>
          <w:rFonts w:eastAsia="Times New Roman"/>
          <w:color w:val="353535"/>
          <w:spacing w:val="0"/>
          <w:bdr w:val="none" w:sz="0" w:space="0" w:color="auto" w:frame="1"/>
        </w:rPr>
        <w:t> on your answer sheet, write</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lastRenderedPageBreak/>
        <w:t>TRUE</w:t>
      </w:r>
      <w:r w:rsidRPr="005960A6">
        <w:rPr>
          <w:rFonts w:eastAsia="Times New Roman"/>
          <w:color w:val="353535"/>
          <w:spacing w:val="0"/>
          <w:bdr w:val="none" w:sz="0" w:space="0" w:color="auto" w:frame="1"/>
        </w:rPr>
        <w:t>               if the statement is true</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FALSE</w:t>
      </w:r>
      <w:r w:rsidRPr="005960A6">
        <w:rPr>
          <w:rFonts w:eastAsia="Times New Roman"/>
          <w:color w:val="353535"/>
          <w:spacing w:val="0"/>
          <w:bdr w:val="none" w:sz="0" w:space="0" w:color="auto" w:frame="1"/>
        </w:rPr>
        <w:t>              if the statement is false</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NOT GIVEN</w:t>
      </w:r>
      <w:r w:rsidRPr="005960A6">
        <w:rPr>
          <w:rFonts w:eastAsia="Times New Roman"/>
          <w:color w:val="353535"/>
          <w:spacing w:val="0"/>
          <w:bdr w:val="none" w:sz="0" w:space="0" w:color="auto" w:frame="1"/>
        </w:rPr>
        <w:t>    if the information is not given in the passage</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32</w:t>
      </w:r>
      <w:r w:rsidRPr="005960A6">
        <w:rPr>
          <w:rFonts w:eastAsia="Times New Roman"/>
          <w:color w:val="353535"/>
          <w:spacing w:val="0"/>
          <w:bdr w:val="none" w:sz="0" w:space="0" w:color="auto" w:frame="1"/>
        </w:rPr>
        <w:t>   With society’s advancement, more chances make our lives better and happier.</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33</w:t>
      </w:r>
      <w:r w:rsidRPr="005960A6">
        <w:rPr>
          <w:rFonts w:eastAsia="Times New Roman"/>
          <w:color w:val="353535"/>
          <w:spacing w:val="0"/>
          <w:bdr w:val="none" w:sz="0" w:space="0" w:color="auto" w:frame="1"/>
        </w:rPr>
        <w:t>   There is a difference of findings by different gender classification.</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34</w:t>
      </w:r>
      <w:r w:rsidRPr="005960A6">
        <w:rPr>
          <w:rFonts w:eastAsia="Times New Roman"/>
          <w:color w:val="353535"/>
          <w:spacing w:val="0"/>
          <w:bdr w:val="none" w:sz="0" w:space="0" w:color="auto" w:frame="1"/>
        </w:rPr>
        <w:t>   The feeling of loss is greater than that of acquisition.</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35</w:t>
      </w:r>
      <w:r w:rsidRPr="005960A6">
        <w:rPr>
          <w:rFonts w:eastAsia="Times New Roman"/>
          <w:color w:val="353535"/>
          <w:spacing w:val="0"/>
          <w:bdr w:val="none" w:sz="0" w:space="0" w:color="auto" w:frame="1"/>
        </w:rPr>
        <w:t>   ‘Good enough’ plays a more significant role in pursuing ‘best’ standards of the maximizer.</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36</w:t>
      </w:r>
      <w:r w:rsidRPr="005960A6">
        <w:rPr>
          <w:rFonts w:eastAsia="Times New Roman"/>
          <w:color w:val="353535"/>
          <w:spacing w:val="0"/>
          <w:bdr w:val="none" w:sz="0" w:space="0" w:color="auto" w:frame="1"/>
        </w:rPr>
        <w:t>   There are certain correlations between the “regret” people and the maximisers.</w:t>
      </w:r>
    </w:p>
    <w:p w:rsidR="005960A6" w:rsidRDefault="005960A6" w:rsidP="005960A6">
      <w:pPr>
        <w:contextualSpacing/>
        <w:textAlignment w:val="baseline"/>
        <w:outlineLvl w:val="3"/>
        <w:rPr>
          <w:rFonts w:eastAsia="Times New Roman"/>
          <w:b/>
          <w:bCs/>
          <w:color w:val="333333"/>
          <w:spacing w:val="0"/>
          <w:bdr w:val="none" w:sz="0" w:space="0" w:color="auto" w:frame="1"/>
          <w:lang w:val="vi-VN"/>
        </w:rPr>
      </w:pPr>
    </w:p>
    <w:p w:rsidR="005960A6" w:rsidRPr="005960A6" w:rsidRDefault="005960A6" w:rsidP="005960A6">
      <w:pPr>
        <w:contextualSpacing/>
        <w:textAlignment w:val="baseline"/>
        <w:outlineLvl w:val="3"/>
        <w:rPr>
          <w:rFonts w:eastAsia="Times New Roman"/>
          <w:color w:val="333333"/>
          <w:spacing w:val="0"/>
        </w:rPr>
      </w:pPr>
      <w:r w:rsidRPr="005960A6">
        <w:rPr>
          <w:rFonts w:eastAsia="Times New Roman"/>
          <w:b/>
          <w:bCs/>
          <w:color w:val="333333"/>
          <w:spacing w:val="0"/>
          <w:bdr w:val="none" w:sz="0" w:space="0" w:color="auto" w:frame="1"/>
        </w:rPr>
        <w:t>Questions 37-40</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Choose the correct letter, </w:t>
      </w:r>
      <w:r w:rsidRPr="005960A6">
        <w:rPr>
          <w:rFonts w:eastAsia="Times New Roman"/>
          <w:b/>
          <w:bCs/>
          <w:color w:val="353535"/>
          <w:spacing w:val="0"/>
          <w:bdr w:val="none" w:sz="0" w:space="0" w:color="auto" w:frame="1"/>
        </w:rPr>
        <w:t>A</w:t>
      </w:r>
      <w:r w:rsidRPr="005960A6">
        <w:rPr>
          <w:rFonts w:eastAsia="Times New Roman"/>
          <w:color w:val="353535"/>
          <w:spacing w:val="0"/>
          <w:bdr w:val="none" w:sz="0" w:space="0" w:color="auto" w:frame="1"/>
        </w:rPr>
        <w:t>, </w:t>
      </w:r>
      <w:r w:rsidRPr="005960A6">
        <w:rPr>
          <w:rFonts w:eastAsia="Times New Roman"/>
          <w:b/>
          <w:bCs/>
          <w:color w:val="353535"/>
          <w:spacing w:val="0"/>
          <w:bdr w:val="none" w:sz="0" w:space="0" w:color="auto" w:frame="1"/>
        </w:rPr>
        <w:t>B</w:t>
      </w:r>
      <w:r w:rsidRPr="005960A6">
        <w:rPr>
          <w:rFonts w:eastAsia="Times New Roman"/>
          <w:color w:val="353535"/>
          <w:spacing w:val="0"/>
          <w:bdr w:val="none" w:sz="0" w:space="0" w:color="auto" w:frame="1"/>
        </w:rPr>
        <w:t>, </w:t>
      </w:r>
      <w:r w:rsidRPr="005960A6">
        <w:rPr>
          <w:rFonts w:eastAsia="Times New Roman"/>
          <w:b/>
          <w:bCs/>
          <w:color w:val="353535"/>
          <w:spacing w:val="0"/>
          <w:bdr w:val="none" w:sz="0" w:space="0" w:color="auto" w:frame="1"/>
        </w:rPr>
        <w:t>C</w:t>
      </w:r>
      <w:r w:rsidRPr="005960A6">
        <w:rPr>
          <w:rFonts w:eastAsia="Times New Roman"/>
          <w:color w:val="353535"/>
          <w:spacing w:val="0"/>
          <w:bdr w:val="none" w:sz="0" w:space="0" w:color="auto" w:frame="1"/>
        </w:rPr>
        <w:t> or </w:t>
      </w:r>
      <w:r w:rsidRPr="005960A6">
        <w:rPr>
          <w:rFonts w:eastAsia="Times New Roman"/>
          <w:b/>
          <w:bCs/>
          <w:color w:val="353535"/>
          <w:spacing w:val="0"/>
          <w:bdr w:val="none" w:sz="0" w:space="0" w:color="auto" w:frame="1"/>
        </w:rPr>
        <w:t>D</w:t>
      </w:r>
      <w:r w:rsidRPr="005960A6">
        <w:rPr>
          <w:rFonts w:eastAsia="Times New Roman"/>
          <w:color w:val="353535"/>
          <w:spacing w:val="0"/>
          <w:bdr w:val="none" w:sz="0" w:space="0" w:color="auto" w:frame="1"/>
        </w:rPr>
        <w:t>.</w:t>
      </w:r>
    </w:p>
    <w:p w:rsidR="005960A6" w:rsidRPr="005960A6" w:rsidRDefault="005960A6" w:rsidP="005960A6">
      <w:pPr>
        <w:contextualSpacing/>
        <w:textAlignment w:val="baseline"/>
        <w:rPr>
          <w:rFonts w:eastAsia="Times New Roman"/>
          <w:color w:val="353535"/>
          <w:spacing w:val="0"/>
        </w:rPr>
      </w:pPr>
      <w:r w:rsidRPr="005960A6">
        <w:rPr>
          <w:rFonts w:eastAsia="Times New Roman"/>
          <w:i/>
          <w:iCs/>
          <w:color w:val="353535"/>
          <w:spacing w:val="0"/>
          <w:bdr w:val="none" w:sz="0" w:space="0" w:color="auto" w:frame="1"/>
        </w:rPr>
        <w:t>Write your answers in boxes </w:t>
      </w:r>
      <w:r w:rsidRPr="005960A6">
        <w:rPr>
          <w:rFonts w:eastAsia="Times New Roman"/>
          <w:b/>
          <w:bCs/>
          <w:i/>
          <w:iCs/>
          <w:color w:val="353535"/>
          <w:spacing w:val="0"/>
          <w:bdr w:val="none" w:sz="0" w:space="0" w:color="auto" w:frame="1"/>
        </w:rPr>
        <w:t>37-40</w:t>
      </w:r>
      <w:r w:rsidRPr="005960A6">
        <w:rPr>
          <w:rFonts w:eastAsia="Times New Roman"/>
          <w:i/>
          <w:iCs/>
          <w:color w:val="353535"/>
          <w:spacing w:val="0"/>
          <w:bdr w:val="none" w:sz="0" w:space="0" w:color="auto" w:frame="1"/>
        </w:rPr>
        <w:t> on your answer sheet.</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37</w:t>
      </w:r>
      <w:r w:rsidRPr="005960A6">
        <w:rPr>
          <w:rFonts w:eastAsia="Times New Roman"/>
          <w:color w:val="353535"/>
          <w:spacing w:val="0"/>
          <w:bdr w:val="none" w:sz="0" w:space="0" w:color="auto" w:frame="1"/>
        </w:rPr>
        <w:t>   What is the subject of this passage?</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A</w:t>
      </w:r>
      <w:r w:rsidRPr="005960A6">
        <w:rPr>
          <w:rFonts w:eastAsia="Times New Roman"/>
          <w:color w:val="353535"/>
          <w:spacing w:val="0"/>
          <w:bdr w:val="none" w:sz="0" w:space="0" w:color="auto" w:frame="1"/>
        </w:rPr>
        <w:t>   regret makes people less happy</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B</w:t>
      </w:r>
      <w:r w:rsidRPr="005960A6">
        <w:rPr>
          <w:rFonts w:eastAsia="Times New Roman"/>
          <w:color w:val="353535"/>
          <w:spacing w:val="0"/>
          <w:bdr w:val="none" w:sz="0" w:space="0" w:color="auto" w:frame="1"/>
        </w:rPr>
        <w:t>   choices and Well-being</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C</w:t>
      </w:r>
      <w:r w:rsidRPr="005960A6">
        <w:rPr>
          <w:rFonts w:eastAsia="Times New Roman"/>
          <w:color w:val="353535"/>
          <w:spacing w:val="0"/>
          <w:bdr w:val="none" w:sz="0" w:space="0" w:color="auto" w:frame="1"/>
        </w:rPr>
        <w:t>   an interesting phenomenon</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D</w:t>
      </w:r>
      <w:r w:rsidRPr="005960A6">
        <w:rPr>
          <w:rFonts w:eastAsia="Times New Roman"/>
          <w:color w:val="353535"/>
          <w:spacing w:val="0"/>
          <w:bdr w:val="none" w:sz="0" w:space="0" w:color="auto" w:frame="1"/>
        </w:rPr>
        <w:t>   advices on shopping</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38</w:t>
      </w:r>
      <w:r w:rsidRPr="005960A6">
        <w:rPr>
          <w:rFonts w:eastAsia="Times New Roman"/>
          <w:color w:val="353535"/>
          <w:spacing w:val="0"/>
          <w:bdr w:val="none" w:sz="0" w:space="0" w:color="auto" w:frame="1"/>
        </w:rPr>
        <w:t>   According to the conclusion of questionnaires, which of the following statement is correct?</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A</w:t>
      </w:r>
      <w:r w:rsidRPr="005960A6">
        <w:rPr>
          <w:rFonts w:eastAsia="Times New Roman"/>
          <w:color w:val="353535"/>
          <w:spacing w:val="0"/>
          <w:bdr w:val="none" w:sz="0" w:space="0" w:color="auto" w:frame="1"/>
        </w:rPr>
        <w:t>   maximisers are less happy</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B</w:t>
      </w:r>
      <w:r w:rsidRPr="005960A6">
        <w:rPr>
          <w:rFonts w:eastAsia="Times New Roman"/>
          <w:color w:val="353535"/>
          <w:spacing w:val="0"/>
          <w:bdr w:val="none" w:sz="0" w:space="0" w:color="auto" w:frame="1"/>
        </w:rPr>
        <w:t>   state of being optimistic is important</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C</w:t>
      </w:r>
      <w:r w:rsidRPr="005960A6">
        <w:rPr>
          <w:rFonts w:eastAsia="Times New Roman"/>
          <w:color w:val="353535"/>
          <w:spacing w:val="0"/>
          <w:bdr w:val="none" w:sz="0" w:space="0" w:color="auto" w:frame="1"/>
        </w:rPr>
        <w:t>   uncertain results are found.</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D</w:t>
      </w:r>
      <w:r w:rsidRPr="005960A6">
        <w:rPr>
          <w:rFonts w:eastAsia="Times New Roman"/>
          <w:color w:val="353535"/>
          <w:spacing w:val="0"/>
          <w:bdr w:val="none" w:sz="0" w:space="0" w:color="auto" w:frame="1"/>
        </w:rPr>
        <w:t>   maximisers tend to cross the bottom line</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39</w:t>
      </w:r>
      <w:r w:rsidRPr="005960A6">
        <w:rPr>
          <w:rFonts w:eastAsia="Times New Roman"/>
          <w:color w:val="353535"/>
          <w:spacing w:val="0"/>
          <w:bdr w:val="none" w:sz="0" w:space="0" w:color="auto" w:frame="1"/>
        </w:rPr>
        <w:t>   The experimental on theater tickets suggested:</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A</w:t>
      </w:r>
      <w:r w:rsidRPr="005960A6">
        <w:rPr>
          <w:rFonts w:eastAsia="Times New Roman"/>
          <w:color w:val="353535"/>
          <w:spacing w:val="0"/>
          <w:bdr w:val="none" w:sz="0" w:space="0" w:color="auto" w:frame="1"/>
        </w:rPr>
        <w:t>   sales are different according to each season</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B</w:t>
      </w:r>
      <w:r w:rsidRPr="005960A6">
        <w:rPr>
          <w:rFonts w:eastAsia="Times New Roman"/>
          <w:color w:val="353535"/>
          <w:spacing w:val="0"/>
          <w:bdr w:val="none" w:sz="0" w:space="0" w:color="auto" w:frame="1"/>
        </w:rPr>
        <w:t>   people like to spend on the most expensive items</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C</w:t>
      </w:r>
      <w:r w:rsidRPr="005960A6">
        <w:rPr>
          <w:rFonts w:eastAsia="Times New Roman"/>
          <w:color w:val="353535"/>
          <w:spacing w:val="0"/>
          <w:bdr w:val="none" w:sz="0" w:space="0" w:color="auto" w:frame="1"/>
        </w:rPr>
        <w:t>   people feel depressed if they spend their vouchers</w:t>
      </w:r>
    </w:p>
    <w:p w:rsidR="005960A6" w:rsidRPr="005960A6" w:rsidRDefault="005960A6" w:rsidP="005960A6">
      <w:pPr>
        <w:contextualSpacing/>
        <w:textAlignment w:val="baseline"/>
        <w:rPr>
          <w:ins w:id="0" w:author="Unknown"/>
          <w:rFonts w:eastAsia="Times New Roman"/>
          <w:color w:val="1A73E8"/>
          <w:spacing w:val="0"/>
          <w:bdr w:val="none" w:sz="0" w:space="0" w:color="auto" w:frame="1"/>
        </w:rPr>
      </w:pPr>
      <w:r w:rsidRPr="005960A6">
        <w:rPr>
          <w:rFonts w:eastAsia="Times New Roman"/>
          <w:b/>
          <w:bCs/>
          <w:color w:val="353535"/>
          <w:spacing w:val="0"/>
          <w:bdr w:val="none" w:sz="0" w:space="0" w:color="auto" w:frame="1"/>
        </w:rPr>
        <w:t>D</w:t>
      </w:r>
      <w:r w:rsidRPr="005960A6">
        <w:rPr>
          <w:rFonts w:eastAsia="Times New Roman"/>
          <w:color w:val="353535"/>
          <w:spacing w:val="0"/>
          <w:bdr w:val="none" w:sz="0" w:space="0" w:color="auto" w:frame="1"/>
        </w:rPr>
        <w:t>   people will feel regret more when they fail to use a higher-priced purchase</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40</w:t>
      </w:r>
      <w:r w:rsidRPr="005960A6">
        <w:rPr>
          <w:rFonts w:eastAsia="Times New Roman"/>
          <w:color w:val="353535"/>
          <w:spacing w:val="0"/>
          <w:bdr w:val="none" w:sz="0" w:space="0" w:color="auto" w:frame="1"/>
        </w:rPr>
        <w:t>   What is the author’s suggestion on how to increase happiness:</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A</w:t>
      </w:r>
      <w:r w:rsidRPr="005960A6">
        <w:rPr>
          <w:rFonts w:eastAsia="Times New Roman"/>
          <w:color w:val="353535"/>
          <w:spacing w:val="0"/>
          <w:bdr w:val="none" w:sz="0" w:space="0" w:color="auto" w:frame="1"/>
        </w:rPr>
        <w:t>   focus on the final decision</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B</w:t>
      </w:r>
      <w:r w:rsidRPr="005960A6">
        <w:rPr>
          <w:rFonts w:eastAsia="Times New Roman"/>
          <w:color w:val="353535"/>
          <w:spacing w:val="0"/>
          <w:bdr w:val="none" w:sz="0" w:space="0" w:color="auto" w:frame="1"/>
        </w:rPr>
        <w:t>   be sensitive and smart</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C</w:t>
      </w:r>
      <w:r w:rsidRPr="005960A6">
        <w:rPr>
          <w:rFonts w:eastAsia="Times New Roman"/>
          <w:color w:val="353535"/>
          <w:spacing w:val="0"/>
          <w:bdr w:val="none" w:sz="0" w:space="0" w:color="auto" w:frame="1"/>
        </w:rPr>
        <w:t>   reduce the choice or option</w:t>
      </w:r>
    </w:p>
    <w:p w:rsidR="005960A6" w:rsidRPr="005960A6" w:rsidRDefault="005960A6" w:rsidP="005960A6">
      <w:pPr>
        <w:contextualSpacing/>
        <w:textAlignment w:val="baseline"/>
        <w:rPr>
          <w:rFonts w:eastAsia="Times New Roman"/>
          <w:color w:val="353535"/>
          <w:spacing w:val="0"/>
          <w:lang w:val="vi-VN"/>
        </w:rPr>
      </w:pPr>
      <w:r w:rsidRPr="005960A6">
        <w:rPr>
          <w:rFonts w:eastAsia="Times New Roman"/>
          <w:b/>
          <w:bCs/>
          <w:color w:val="353535"/>
          <w:spacing w:val="0"/>
          <w:bdr w:val="none" w:sz="0" w:space="0" w:color="auto" w:frame="1"/>
        </w:rPr>
        <w:lastRenderedPageBreak/>
        <w:t>D</w:t>
      </w:r>
      <w:r w:rsidRPr="005960A6">
        <w:rPr>
          <w:rFonts w:eastAsia="Times New Roman"/>
          <w:color w:val="353535"/>
          <w:spacing w:val="0"/>
          <w:bdr w:val="none" w:sz="0" w:space="0" w:color="auto" w:frame="1"/>
        </w:rPr>
        <w:t>   read the label carefully</w:t>
      </w:r>
    </w:p>
    <w:p w:rsidR="004A4E9F" w:rsidRPr="005960A6" w:rsidRDefault="00B53BEE" w:rsidP="005960A6">
      <w:pPr>
        <w:contextualSpacing/>
        <w:rPr>
          <w:lang w:val="vi-VN"/>
        </w:rPr>
      </w:pPr>
      <w:r w:rsidRPr="00B53BEE">
        <w:rPr>
          <w:rFonts w:eastAsia="Times New Roman"/>
          <w:noProof/>
          <w:color w:val="auto"/>
          <w:spacing w:val="0"/>
        </w:rPr>
        <w:pict>
          <v:rect id="_x0000_i1036" alt="" style="width:468pt;height:.05pt;mso-width-percent:0;mso-height-percent:0;mso-width-percent:0;mso-height-percent:0" o:hralign="center" o:hrstd="t" o:hr="t" fillcolor="#a0a0a0" stroked="f"/>
        </w:pict>
      </w:r>
    </w:p>
    <w:p w:rsidR="004A4E9F" w:rsidRPr="005960A6" w:rsidRDefault="004A4E9F" w:rsidP="005960A6">
      <w:pPr>
        <w:contextualSpacing/>
        <w:rPr>
          <w:b/>
          <w:bCs/>
          <w:lang w:val="vi-VN"/>
        </w:rPr>
      </w:pPr>
      <w:r w:rsidRPr="005960A6">
        <w:rPr>
          <w:b/>
          <w:bCs/>
          <w:lang w:val="vi-VN"/>
        </w:rPr>
        <w:t>Hướng dẫn giải:</w:t>
      </w:r>
    </w:p>
    <w:p w:rsidR="005960A6" w:rsidRPr="005960A6" w:rsidRDefault="005960A6" w:rsidP="005960A6">
      <w:pPr>
        <w:contextualSpacing/>
        <w:outlineLvl w:val="2"/>
        <w:rPr>
          <w:rFonts w:eastAsia="Times New Roman"/>
          <w:b/>
          <w:bCs/>
          <w:color w:val="000000"/>
          <w:spacing w:val="0"/>
        </w:rPr>
      </w:pPr>
      <w:r w:rsidRPr="005960A6">
        <w:rPr>
          <w:rFonts w:eastAsia="Times New Roman"/>
          <w:b/>
          <w:bCs/>
          <w:color w:val="000000"/>
          <w:spacing w:val="0"/>
        </w:rPr>
        <w:t>Phần I: Câu hỏi 28-31 (Matching Features)</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Mục tiêu:</w:t>
      </w:r>
      <w:r w:rsidRPr="005960A6">
        <w:rPr>
          <w:rFonts w:eastAsia="Times New Roman"/>
          <w:color w:val="000000"/>
          <w:spacing w:val="0"/>
        </w:rPr>
        <w:t> Phân loại các hành động hoặc đặc điểm tương ứng với các nhóm đối tượng (A–D).</w:t>
      </w:r>
    </w:p>
    <w:p w:rsidR="005960A6" w:rsidRPr="005960A6" w:rsidRDefault="005960A6" w:rsidP="005960A6">
      <w:pPr>
        <w:numPr>
          <w:ilvl w:val="0"/>
          <w:numId w:val="19"/>
        </w:numPr>
        <w:contextualSpacing/>
        <w:rPr>
          <w:rFonts w:eastAsia="Times New Roman"/>
          <w:color w:val="000000"/>
          <w:spacing w:val="0"/>
        </w:rPr>
      </w:pPr>
      <w:r w:rsidRPr="005960A6">
        <w:rPr>
          <w:rFonts w:eastAsia="Times New Roman"/>
          <w:b/>
          <w:bCs/>
          <w:color w:val="000000"/>
          <w:spacing w:val="0"/>
        </w:rPr>
        <w:t>A:</w:t>
      </w:r>
      <w:r w:rsidRPr="005960A6">
        <w:rPr>
          <w:rFonts w:eastAsia="Times New Roman"/>
          <w:color w:val="000000"/>
          <w:spacing w:val="0"/>
        </w:rPr>
        <w:t> Maximiser (Người tối đa hóa)</w:t>
      </w:r>
    </w:p>
    <w:p w:rsidR="005960A6" w:rsidRPr="005960A6" w:rsidRDefault="005960A6" w:rsidP="005960A6">
      <w:pPr>
        <w:numPr>
          <w:ilvl w:val="0"/>
          <w:numId w:val="19"/>
        </w:numPr>
        <w:contextualSpacing/>
        <w:rPr>
          <w:rFonts w:eastAsia="Times New Roman"/>
          <w:color w:val="000000"/>
          <w:spacing w:val="0"/>
        </w:rPr>
      </w:pPr>
      <w:r w:rsidRPr="005960A6">
        <w:rPr>
          <w:rFonts w:eastAsia="Times New Roman"/>
          <w:b/>
          <w:bCs/>
          <w:color w:val="000000"/>
          <w:spacing w:val="0"/>
        </w:rPr>
        <w:t>B:</w:t>
      </w:r>
      <w:r w:rsidRPr="005960A6">
        <w:rPr>
          <w:rFonts w:eastAsia="Times New Roman"/>
          <w:color w:val="000000"/>
          <w:spacing w:val="0"/>
        </w:rPr>
        <w:t> Satisficer (Người biết đủ)</w:t>
      </w:r>
    </w:p>
    <w:p w:rsidR="005960A6" w:rsidRPr="005960A6" w:rsidRDefault="005960A6" w:rsidP="005960A6">
      <w:pPr>
        <w:numPr>
          <w:ilvl w:val="0"/>
          <w:numId w:val="19"/>
        </w:numPr>
        <w:contextualSpacing/>
        <w:rPr>
          <w:rFonts w:eastAsia="Times New Roman"/>
          <w:color w:val="000000"/>
          <w:spacing w:val="0"/>
        </w:rPr>
      </w:pPr>
      <w:r w:rsidRPr="005960A6">
        <w:rPr>
          <w:rFonts w:eastAsia="Times New Roman"/>
          <w:b/>
          <w:bCs/>
          <w:color w:val="000000"/>
          <w:spacing w:val="0"/>
        </w:rPr>
        <w:t>C:</w:t>
      </w:r>
      <w:r w:rsidRPr="005960A6">
        <w:rPr>
          <w:rFonts w:eastAsia="Times New Roman"/>
          <w:color w:val="000000"/>
          <w:spacing w:val="0"/>
        </w:rPr>
        <w:t> Both (Cả hai)</w:t>
      </w:r>
    </w:p>
    <w:p w:rsidR="005960A6" w:rsidRPr="005960A6" w:rsidRDefault="005960A6" w:rsidP="005960A6">
      <w:pPr>
        <w:numPr>
          <w:ilvl w:val="0"/>
          <w:numId w:val="19"/>
        </w:numPr>
        <w:contextualSpacing/>
        <w:rPr>
          <w:rFonts w:eastAsia="Times New Roman"/>
          <w:color w:val="000000"/>
          <w:spacing w:val="0"/>
        </w:rPr>
      </w:pPr>
      <w:r w:rsidRPr="005960A6">
        <w:rPr>
          <w:rFonts w:eastAsia="Times New Roman"/>
          <w:b/>
          <w:bCs/>
          <w:color w:val="000000"/>
          <w:spacing w:val="0"/>
        </w:rPr>
        <w:t>D:</w:t>
      </w:r>
      <w:r w:rsidRPr="005960A6">
        <w:rPr>
          <w:rFonts w:eastAsia="Times New Roman"/>
          <w:color w:val="000000"/>
          <w:spacing w:val="0"/>
        </w:rPr>
        <w:t> Neither of them (Không ai trong số họ)</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1. Chiến lược tiếp cận</w:t>
      </w:r>
    </w:p>
    <w:p w:rsidR="005960A6" w:rsidRPr="005960A6" w:rsidRDefault="005960A6" w:rsidP="005960A6">
      <w:pPr>
        <w:numPr>
          <w:ilvl w:val="0"/>
          <w:numId w:val="20"/>
        </w:numPr>
        <w:contextualSpacing/>
        <w:rPr>
          <w:rFonts w:eastAsia="Times New Roman"/>
          <w:color w:val="000000"/>
          <w:spacing w:val="0"/>
        </w:rPr>
      </w:pPr>
      <w:r w:rsidRPr="005960A6">
        <w:rPr>
          <w:rFonts w:eastAsia="Times New Roman"/>
          <w:b/>
          <w:bCs/>
          <w:color w:val="000000"/>
          <w:spacing w:val="0"/>
        </w:rPr>
        <w:t>Bước 1:</w:t>
      </w:r>
      <w:r w:rsidRPr="005960A6">
        <w:rPr>
          <w:rFonts w:eastAsia="Times New Roman"/>
          <w:color w:val="000000"/>
          <w:spacing w:val="0"/>
        </w:rPr>
        <w:t> Phân tích câu hỏi để tìm từ khóa chỉ hành động.</w:t>
      </w:r>
    </w:p>
    <w:p w:rsidR="005960A6" w:rsidRPr="005960A6" w:rsidRDefault="005960A6" w:rsidP="005960A6">
      <w:pPr>
        <w:numPr>
          <w:ilvl w:val="0"/>
          <w:numId w:val="20"/>
        </w:numPr>
        <w:contextualSpacing/>
        <w:rPr>
          <w:rFonts w:eastAsia="Times New Roman"/>
          <w:color w:val="000000"/>
          <w:spacing w:val="0"/>
        </w:rPr>
      </w:pPr>
      <w:r w:rsidRPr="005960A6">
        <w:rPr>
          <w:rFonts w:eastAsia="Times New Roman"/>
          <w:b/>
          <w:bCs/>
          <w:color w:val="000000"/>
          <w:spacing w:val="0"/>
        </w:rPr>
        <w:t>Bước 2:</w:t>
      </w:r>
      <w:r w:rsidRPr="005960A6">
        <w:rPr>
          <w:rFonts w:eastAsia="Times New Roman"/>
          <w:color w:val="000000"/>
          <w:spacing w:val="0"/>
        </w:rPr>
        <w:t> Định vị thông tin trong bài dựa trên các từ khóa liên quan đến hành vi mua sắm hoặc ra quyết định.</w:t>
      </w:r>
    </w:p>
    <w:p w:rsidR="005960A6" w:rsidRPr="005960A6" w:rsidRDefault="005960A6" w:rsidP="005960A6">
      <w:pPr>
        <w:numPr>
          <w:ilvl w:val="0"/>
          <w:numId w:val="20"/>
        </w:numPr>
        <w:contextualSpacing/>
        <w:rPr>
          <w:rFonts w:eastAsia="Times New Roman"/>
          <w:color w:val="000000"/>
          <w:spacing w:val="0"/>
        </w:rPr>
      </w:pPr>
      <w:r w:rsidRPr="005960A6">
        <w:rPr>
          <w:rFonts w:eastAsia="Times New Roman"/>
          <w:b/>
          <w:bCs/>
          <w:color w:val="000000"/>
          <w:spacing w:val="0"/>
        </w:rPr>
        <w:t>Bước 3:</w:t>
      </w:r>
      <w:r w:rsidRPr="005960A6">
        <w:rPr>
          <w:rFonts w:eastAsia="Times New Roman"/>
          <w:color w:val="000000"/>
          <w:spacing w:val="0"/>
        </w:rPr>
        <w:t> Đối chiếu hành vi đó với định nghĩa của "Maximiser" và "Satisficer" trong bài để chọn đáp án.</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2. Phân tích chi tiết từng câu hỏi</w:t>
      </w:r>
    </w:p>
    <w:p w:rsidR="005960A6" w:rsidRPr="005960A6" w:rsidRDefault="005960A6" w:rsidP="005960A6">
      <w:pPr>
        <w:numPr>
          <w:ilvl w:val="0"/>
          <w:numId w:val="21"/>
        </w:numPr>
        <w:contextualSpacing/>
        <w:rPr>
          <w:rFonts w:eastAsia="Times New Roman"/>
          <w:color w:val="000000"/>
          <w:spacing w:val="0"/>
        </w:rPr>
      </w:pPr>
      <w:r w:rsidRPr="005960A6">
        <w:rPr>
          <w:rFonts w:eastAsia="Times New Roman"/>
          <w:b/>
          <w:bCs/>
          <w:color w:val="000000"/>
          <w:spacing w:val="0"/>
        </w:rPr>
        <w:t>Câu 28: “finish transaction when the items match their expectation”</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Từ khóa:</w:t>
      </w:r>
      <w:r w:rsidRPr="005960A6">
        <w:rPr>
          <w:rFonts w:eastAsia="Times New Roman"/>
          <w:color w:val="000000"/>
          <w:spacing w:val="0"/>
        </w:rPr>
        <w:t> "finish transaction", "items match expectation".</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Đoạn C, câu: "When satisficers find an item that meets their standards, they stop looking."</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Cụm từ "stop looking" (ngừng tìm kiếm) tương đương với "finish transaction" (hoàn tất giao dịch). Cụm "meets their standards" (đạt tiêu chuẩn) tương đương với "match their expectation" (khớp với mong đợi). Hành động này thuộc về Satisficers.</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B</w:t>
      </w:r>
    </w:p>
    <w:p w:rsidR="005960A6" w:rsidRPr="005960A6" w:rsidRDefault="005960A6" w:rsidP="005960A6">
      <w:pPr>
        <w:numPr>
          <w:ilvl w:val="0"/>
          <w:numId w:val="21"/>
        </w:numPr>
        <w:contextualSpacing/>
        <w:rPr>
          <w:rFonts w:eastAsia="Times New Roman"/>
          <w:color w:val="000000"/>
          <w:spacing w:val="0"/>
        </w:rPr>
      </w:pPr>
      <w:r w:rsidRPr="005960A6">
        <w:rPr>
          <w:rFonts w:eastAsia="Times New Roman"/>
          <w:b/>
          <w:bCs/>
          <w:color w:val="000000"/>
          <w:spacing w:val="0"/>
        </w:rPr>
        <w:t>Câu 29: “buy the most expensive things when shopping”</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Từ khóa:</w:t>
      </w:r>
      <w:r w:rsidRPr="005960A6">
        <w:rPr>
          <w:rFonts w:eastAsia="Times New Roman"/>
          <w:color w:val="000000"/>
          <w:spacing w:val="0"/>
        </w:rPr>
        <w:t> "buy", "most expensive things".</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Bài đọc có nhắc đến việc so sánh sản phẩm (product comparisons), đọc nhãn (read labels) ở đoạn C, hoặc vé xem kịch giá trọn gói (full price) ở đoạn I.</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xml:space="preserve"> Tuy nhiên, không có đoạn nào khẳng định rằng Maximiser hay Satisficer có thói quen "luôn mua những thứ đắt nhất". Maximiser chỉ bỏ nhiều </w:t>
      </w:r>
      <w:r w:rsidRPr="005960A6">
        <w:rPr>
          <w:rFonts w:eastAsia="Times New Roman"/>
          <w:color w:val="000000"/>
          <w:spacing w:val="0"/>
        </w:rPr>
        <w:lastRenderedPageBreak/>
        <w:t>công sức tìm kiếm cái tốt nhất (best possible choice), không nhất thiết là cái đắt nhất.</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Kết luận:</w:t>
      </w:r>
      <w:r w:rsidRPr="005960A6">
        <w:rPr>
          <w:rFonts w:eastAsia="Times New Roman"/>
          <w:color w:val="000000"/>
          <w:spacing w:val="0"/>
        </w:rPr>
        <w:t> Không có thông tin gán hành động này cho nhóm nào cụ thể.</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D</w:t>
      </w:r>
    </w:p>
    <w:p w:rsidR="005960A6" w:rsidRPr="005960A6" w:rsidRDefault="005960A6" w:rsidP="005960A6">
      <w:pPr>
        <w:numPr>
          <w:ilvl w:val="0"/>
          <w:numId w:val="21"/>
        </w:numPr>
        <w:contextualSpacing/>
        <w:rPr>
          <w:rFonts w:eastAsia="Times New Roman"/>
          <w:color w:val="000000"/>
          <w:spacing w:val="0"/>
        </w:rPr>
      </w:pPr>
      <w:r w:rsidRPr="005960A6">
        <w:rPr>
          <w:rFonts w:eastAsia="Times New Roman"/>
          <w:b/>
          <w:bCs/>
          <w:color w:val="000000"/>
          <w:spacing w:val="0"/>
        </w:rPr>
        <w:t>Câu 30: “consider repeatedly until they make a final decision”</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Từ khóa:</w:t>
      </w:r>
      <w:r w:rsidRPr="005960A6">
        <w:rPr>
          <w:rFonts w:eastAsia="Times New Roman"/>
          <w:color w:val="000000"/>
          <w:spacing w:val="0"/>
        </w:rPr>
        <w:t> "consider repeatedly", "final decision".</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Đoạn C: "...engages in more product comparisons... both before and after they make purchasing decisions, and they take longer to decide..." và Đoạn D: "They also tend to brood or ruminate more..."</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"Take longer to decide" (mất nhiều thời gian để quyết định) và "ruminate" (suy ngẫm/nghiền ngẫm) tương ứng với ý nghĩa của việc cân nhắc lặp đi lặp lại (consider repeatedly). Đây là đặc điểm của Maximiser.</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A</w:t>
      </w:r>
    </w:p>
    <w:p w:rsidR="005960A6" w:rsidRPr="005960A6" w:rsidRDefault="005960A6" w:rsidP="005960A6">
      <w:pPr>
        <w:numPr>
          <w:ilvl w:val="0"/>
          <w:numId w:val="21"/>
        </w:numPr>
        <w:contextualSpacing/>
        <w:rPr>
          <w:rFonts w:eastAsia="Times New Roman"/>
          <w:color w:val="000000"/>
          <w:spacing w:val="0"/>
        </w:rPr>
      </w:pPr>
      <w:r w:rsidRPr="005960A6">
        <w:rPr>
          <w:rFonts w:eastAsia="Times New Roman"/>
          <w:b/>
          <w:bCs/>
          <w:color w:val="000000"/>
          <w:spacing w:val="0"/>
        </w:rPr>
        <w:t>Câu 31: “participate in the questionnaire of the author”</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Từ khóa:</w:t>
      </w:r>
      <w:r w:rsidRPr="005960A6">
        <w:rPr>
          <w:rFonts w:eastAsia="Times New Roman"/>
          <w:color w:val="000000"/>
          <w:spacing w:val="0"/>
        </w:rPr>
        <w:t> "participate", "questionnaire", "author".</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Đoạn C: "In particular, we composed a set of statements... Then we had several thousand people rate themselves..."</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Để phân loại ai là Maximiser và ai là Satisficer, các nhà nghiên cứu đã cho hàng nghìn người tham gia đánh giá (rate themselves). Do đó, cả hai nhóm người này đều xuất hiện từ việc tham gia vào bảng câu hỏi nghiên cứu.</w:t>
      </w:r>
    </w:p>
    <w:p w:rsidR="005960A6" w:rsidRPr="005960A6" w:rsidRDefault="005960A6" w:rsidP="005960A6">
      <w:pPr>
        <w:numPr>
          <w:ilvl w:val="1"/>
          <w:numId w:val="21"/>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C</w:t>
      </w:r>
    </w:p>
    <w:p w:rsidR="005960A6" w:rsidRPr="005960A6" w:rsidRDefault="00B53BEE" w:rsidP="005960A6">
      <w:pPr>
        <w:contextualSpacing/>
        <w:rPr>
          <w:rFonts w:eastAsia="Times New Roman"/>
          <w:color w:val="auto"/>
          <w:spacing w:val="0"/>
        </w:rPr>
      </w:pPr>
      <w:r w:rsidRPr="00B53BEE">
        <w:rPr>
          <w:rFonts w:eastAsia="Times New Roman"/>
          <w:noProof/>
          <w:color w:val="auto"/>
          <w:spacing w:val="0"/>
        </w:rPr>
        <w:pict>
          <v:rect id="_x0000_i1035" alt="" style="width:468pt;height:.05pt;mso-width-percent:0;mso-height-percent:0;mso-width-percent:0;mso-height-percent:0" o:hralign="center" o:hrstd="t" o:hr="t" fillcolor="#a0a0a0" stroked="f"/>
        </w:pict>
      </w:r>
    </w:p>
    <w:p w:rsidR="005960A6" w:rsidRPr="005960A6" w:rsidRDefault="005960A6" w:rsidP="005960A6">
      <w:pPr>
        <w:contextualSpacing/>
        <w:outlineLvl w:val="2"/>
        <w:rPr>
          <w:rFonts w:eastAsia="Times New Roman"/>
          <w:b/>
          <w:bCs/>
          <w:color w:val="000000"/>
          <w:spacing w:val="0"/>
        </w:rPr>
      </w:pPr>
      <w:r w:rsidRPr="005960A6">
        <w:rPr>
          <w:rFonts w:eastAsia="Times New Roman"/>
          <w:b/>
          <w:bCs/>
          <w:color w:val="000000"/>
          <w:spacing w:val="0"/>
        </w:rPr>
        <w:t>Phần II: Câu hỏi 32-36 (True/False/Not Given)</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Mục tiêu:</w:t>
      </w:r>
      <w:r w:rsidRPr="005960A6">
        <w:rPr>
          <w:rFonts w:eastAsia="Times New Roman"/>
          <w:color w:val="000000"/>
          <w:spacing w:val="0"/>
        </w:rPr>
        <w:t> Xác định độ chính xác của thông tin dựa trên bài đọc.</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1. Chiến lược tiếp cận</w:t>
      </w:r>
    </w:p>
    <w:p w:rsidR="005960A6" w:rsidRPr="005960A6" w:rsidRDefault="005960A6" w:rsidP="005960A6">
      <w:pPr>
        <w:numPr>
          <w:ilvl w:val="0"/>
          <w:numId w:val="22"/>
        </w:numPr>
        <w:contextualSpacing/>
        <w:rPr>
          <w:rFonts w:eastAsia="Times New Roman"/>
          <w:color w:val="000000"/>
          <w:spacing w:val="0"/>
        </w:rPr>
      </w:pPr>
      <w:r w:rsidRPr="005960A6">
        <w:rPr>
          <w:rFonts w:eastAsia="Times New Roman"/>
          <w:b/>
          <w:bCs/>
          <w:color w:val="000000"/>
          <w:spacing w:val="0"/>
        </w:rPr>
        <w:t>Bước 1:</w:t>
      </w:r>
      <w:r w:rsidRPr="005960A6">
        <w:rPr>
          <w:rFonts w:eastAsia="Times New Roman"/>
          <w:color w:val="000000"/>
          <w:spacing w:val="0"/>
        </w:rPr>
        <w:t> Phân tích câu hỏi: Xác định từ khóa (keywords).</w:t>
      </w:r>
    </w:p>
    <w:p w:rsidR="005960A6" w:rsidRPr="005960A6" w:rsidRDefault="005960A6" w:rsidP="005960A6">
      <w:pPr>
        <w:numPr>
          <w:ilvl w:val="0"/>
          <w:numId w:val="22"/>
        </w:numPr>
        <w:contextualSpacing/>
        <w:rPr>
          <w:rFonts w:eastAsia="Times New Roman"/>
          <w:color w:val="000000"/>
          <w:spacing w:val="0"/>
        </w:rPr>
      </w:pPr>
      <w:r w:rsidRPr="005960A6">
        <w:rPr>
          <w:rFonts w:eastAsia="Times New Roman"/>
          <w:b/>
          <w:bCs/>
          <w:color w:val="000000"/>
          <w:spacing w:val="0"/>
        </w:rPr>
        <w:t>Bước 2:</w:t>
      </w:r>
      <w:r w:rsidRPr="005960A6">
        <w:rPr>
          <w:rFonts w:eastAsia="Times New Roman"/>
          <w:color w:val="000000"/>
          <w:spacing w:val="0"/>
        </w:rPr>
        <w:t> Đọc dò (Scanning): Tìm đoạn văn chứa thông tin tương ứng.</w:t>
      </w:r>
    </w:p>
    <w:p w:rsidR="005960A6" w:rsidRPr="005960A6" w:rsidRDefault="005960A6" w:rsidP="005960A6">
      <w:pPr>
        <w:numPr>
          <w:ilvl w:val="0"/>
          <w:numId w:val="22"/>
        </w:numPr>
        <w:contextualSpacing/>
        <w:rPr>
          <w:rFonts w:eastAsia="Times New Roman"/>
          <w:color w:val="000000"/>
          <w:spacing w:val="0"/>
        </w:rPr>
      </w:pPr>
      <w:r w:rsidRPr="005960A6">
        <w:rPr>
          <w:rFonts w:eastAsia="Times New Roman"/>
          <w:b/>
          <w:bCs/>
          <w:color w:val="000000"/>
          <w:spacing w:val="0"/>
        </w:rPr>
        <w:t>Bước 3:</w:t>
      </w:r>
      <w:r w:rsidRPr="005960A6">
        <w:rPr>
          <w:rFonts w:eastAsia="Times New Roman"/>
          <w:color w:val="000000"/>
          <w:spacing w:val="0"/>
        </w:rPr>
        <w:t> Đối chiếu và Kết luận (True/False/Not Given).</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2. Phân tích chi tiết từng câu hỏi</w:t>
      </w:r>
    </w:p>
    <w:p w:rsidR="005960A6" w:rsidRPr="005960A6" w:rsidRDefault="005960A6" w:rsidP="005960A6">
      <w:pPr>
        <w:numPr>
          <w:ilvl w:val="0"/>
          <w:numId w:val="23"/>
        </w:numPr>
        <w:contextualSpacing/>
        <w:rPr>
          <w:rFonts w:eastAsia="Times New Roman"/>
          <w:color w:val="000000"/>
          <w:spacing w:val="0"/>
        </w:rPr>
      </w:pPr>
      <w:r w:rsidRPr="005960A6">
        <w:rPr>
          <w:rFonts w:eastAsia="Times New Roman"/>
          <w:b/>
          <w:bCs/>
          <w:color w:val="000000"/>
          <w:spacing w:val="0"/>
        </w:rPr>
        <w:t>Câu 32: “With society’s advancement, more chances make our lives better and happier.”</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lastRenderedPageBreak/>
        <w:t>Từ khóa:</w:t>
      </w:r>
      <w:r w:rsidRPr="005960A6">
        <w:rPr>
          <w:rFonts w:eastAsia="Times New Roman"/>
          <w:color w:val="000000"/>
          <w:spacing w:val="0"/>
        </w:rPr>
        <w:t> "society’s advancement", "more chances", "better and happier".</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Đoạn A: "To an extent, the opportunity to choose enhances our lives... Yet recent research strongly suggests that, psychologically, this assumption is wrong... more is not always better than less."</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Bài đọc khẳng định giả định "nhiều lựa chọn hơn là tốt hơn" (more is better) là sai lầm (wrong) về mặt tâm lý. Điều này mâu thuẫn với mệnh đề trong câu hỏi.</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FALSE</w:t>
      </w:r>
    </w:p>
    <w:p w:rsidR="005960A6" w:rsidRPr="005960A6" w:rsidRDefault="005960A6" w:rsidP="005960A6">
      <w:pPr>
        <w:numPr>
          <w:ilvl w:val="0"/>
          <w:numId w:val="23"/>
        </w:numPr>
        <w:contextualSpacing/>
        <w:rPr>
          <w:rFonts w:eastAsia="Times New Roman"/>
          <w:color w:val="000000"/>
          <w:spacing w:val="0"/>
        </w:rPr>
      </w:pPr>
      <w:r w:rsidRPr="005960A6">
        <w:rPr>
          <w:rFonts w:eastAsia="Times New Roman"/>
          <w:b/>
          <w:bCs/>
          <w:color w:val="000000"/>
          <w:spacing w:val="0"/>
        </w:rPr>
        <w:t>Câu 33: “There is a difference of findings by different gender classification.”</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Từ khóa:</w:t>
      </w:r>
      <w:r w:rsidRPr="005960A6">
        <w:rPr>
          <w:rFonts w:eastAsia="Times New Roman"/>
          <w:color w:val="000000"/>
          <w:spacing w:val="0"/>
        </w:rPr>
        <w:t> "difference", "findings", "gender classification".</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Quét toàn bộ bài đọc để tìm các từ liên quan đến giới tính như "gender", "men", "women", "male", "female".</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Bài đọc tập trung vào sự phân loại tâm lý (Maximizers vs Satisficers) chứ không hề đề cập đến sự khác biệt dựa trên giới tính (gender classification).</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NOT GIVEN</w:t>
      </w:r>
    </w:p>
    <w:p w:rsidR="005960A6" w:rsidRPr="005960A6" w:rsidRDefault="005960A6" w:rsidP="005960A6">
      <w:pPr>
        <w:numPr>
          <w:ilvl w:val="0"/>
          <w:numId w:val="23"/>
        </w:numPr>
        <w:contextualSpacing/>
        <w:rPr>
          <w:rFonts w:eastAsia="Times New Roman"/>
          <w:color w:val="000000"/>
          <w:spacing w:val="0"/>
        </w:rPr>
      </w:pPr>
      <w:r w:rsidRPr="005960A6">
        <w:rPr>
          <w:rFonts w:eastAsia="Times New Roman"/>
          <w:b/>
          <w:bCs/>
          <w:color w:val="000000"/>
          <w:spacing w:val="0"/>
        </w:rPr>
        <w:t>Câu 34: “The feeling of loss is greater than that of acquisition.”</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Từ khóa:</w:t>
      </w:r>
      <w:r w:rsidRPr="005960A6">
        <w:rPr>
          <w:rFonts w:eastAsia="Times New Roman"/>
          <w:color w:val="000000"/>
          <w:spacing w:val="0"/>
        </w:rPr>
        <w:t> "feeling of loss", "greater", "acquisition".</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Đoạn F: "Early decision-making research... showed that people respond much more strongly to losses than gains."</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"Respond much more strongly to losses" (phản ứng mạnh hơn với mất mát) đồng nghĩa với "feeling of loss is greater". "Gains" (cái đạt được) đồng nghĩa với "acquisition".</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Kết luận:</w:t>
      </w:r>
      <w:r w:rsidRPr="005960A6">
        <w:rPr>
          <w:rFonts w:eastAsia="Times New Roman"/>
          <w:color w:val="000000"/>
          <w:spacing w:val="0"/>
        </w:rPr>
        <w:t> Thông tin trùng khớp.</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TRUE</w:t>
      </w:r>
    </w:p>
    <w:p w:rsidR="005960A6" w:rsidRPr="005960A6" w:rsidRDefault="005960A6" w:rsidP="005960A6">
      <w:pPr>
        <w:numPr>
          <w:ilvl w:val="0"/>
          <w:numId w:val="23"/>
        </w:numPr>
        <w:contextualSpacing/>
        <w:rPr>
          <w:rFonts w:eastAsia="Times New Roman"/>
          <w:color w:val="000000"/>
          <w:spacing w:val="0"/>
        </w:rPr>
      </w:pPr>
      <w:r w:rsidRPr="005960A6">
        <w:rPr>
          <w:rFonts w:eastAsia="Times New Roman"/>
          <w:b/>
          <w:bCs/>
          <w:color w:val="000000"/>
          <w:spacing w:val="0"/>
        </w:rPr>
        <w:t>Câu 35: “ ‘Good enough’ plays a more significant role in pursuing ‘best’ standards of the maximizer.”</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Từ khóa:</w:t>
      </w:r>
      <w:r w:rsidRPr="005960A6">
        <w:rPr>
          <w:rFonts w:eastAsia="Times New Roman"/>
          <w:color w:val="000000"/>
          <w:spacing w:val="0"/>
        </w:rPr>
        <w:t> "Good enough", "significant role", "best standards", "maximizer".</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Đoạn G so sánh hai khái niệm: "The latter’s [Satisficer] 'good enough' philosophy... In addition, the 'good enough' standard leads to much less searching... than the maximizer’s 'best' standard."</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lastRenderedPageBreak/>
        <w:t>Đối chiếu:</w:t>
      </w:r>
      <w:r w:rsidRPr="005960A6">
        <w:rPr>
          <w:rFonts w:eastAsia="Times New Roman"/>
          <w:color w:val="000000"/>
          <w:spacing w:val="0"/>
        </w:rPr>
        <w:t> Bài đọc tách biệt rõ ràng: "Good enough" là tiêu chuẩn của Satisficer, trong khi "Best" là tiêu chuẩn của Maximizer. Không có thông tin nói rằng "good enough" đóng vai trò trong việc theo đuổi tiêu chuẩn "best" của Maximizer. Thực tế chúng đối lập nhau.</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FALSE</w:t>
      </w:r>
    </w:p>
    <w:p w:rsidR="005960A6" w:rsidRPr="005960A6" w:rsidRDefault="005960A6" w:rsidP="005960A6">
      <w:pPr>
        <w:numPr>
          <w:ilvl w:val="0"/>
          <w:numId w:val="23"/>
        </w:numPr>
        <w:contextualSpacing/>
        <w:rPr>
          <w:rFonts w:eastAsia="Times New Roman"/>
          <w:color w:val="000000"/>
          <w:spacing w:val="0"/>
        </w:rPr>
      </w:pPr>
      <w:r w:rsidRPr="005960A6">
        <w:rPr>
          <w:rFonts w:eastAsia="Times New Roman"/>
          <w:b/>
          <w:bCs/>
          <w:color w:val="000000"/>
          <w:spacing w:val="0"/>
        </w:rPr>
        <w:t>Câu 36: “There are certain correlations between the “regret” people and the maximisers.”</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Từ khóa:</w:t>
      </w:r>
      <w:r w:rsidRPr="005960A6">
        <w:rPr>
          <w:rFonts w:eastAsia="Times New Roman"/>
          <w:color w:val="000000"/>
          <w:spacing w:val="0"/>
        </w:rPr>
        <w:t> "correlations", "regret people", "maximisers".</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Đoạn H: "Not surprisingly, we also found that people with high regret sensitivity tend to be maximizers."</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Cụm từ "tend to be" (có xu hướng là) chỉ ra mối tương quan (correlations) giữa những người nhạy cảm với sự hối tiếc (regret people) và nhóm Maximisers.</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Kết luận:</w:t>
      </w:r>
      <w:r w:rsidRPr="005960A6">
        <w:rPr>
          <w:rFonts w:eastAsia="Times New Roman"/>
          <w:color w:val="000000"/>
          <w:spacing w:val="0"/>
        </w:rPr>
        <w:t> Thông tin trùng khớp.</w:t>
      </w:r>
    </w:p>
    <w:p w:rsidR="005960A6" w:rsidRPr="005960A6" w:rsidRDefault="005960A6" w:rsidP="005960A6">
      <w:pPr>
        <w:numPr>
          <w:ilvl w:val="1"/>
          <w:numId w:val="23"/>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TRUE</w:t>
      </w:r>
    </w:p>
    <w:p w:rsidR="005960A6" w:rsidRPr="005960A6" w:rsidRDefault="00B53BEE" w:rsidP="005960A6">
      <w:pPr>
        <w:contextualSpacing/>
        <w:rPr>
          <w:rFonts w:eastAsia="Times New Roman"/>
          <w:color w:val="auto"/>
          <w:spacing w:val="0"/>
        </w:rPr>
      </w:pPr>
      <w:r w:rsidRPr="00B53BEE">
        <w:rPr>
          <w:rFonts w:eastAsia="Times New Roman"/>
          <w:noProof/>
          <w:color w:val="auto"/>
          <w:spacing w:val="0"/>
        </w:rPr>
        <w:pict>
          <v:rect id="_x0000_i1034" alt="" style="width:468pt;height:.05pt;mso-width-percent:0;mso-height-percent:0;mso-width-percent:0;mso-height-percent:0" o:hralign="center" o:hrstd="t" o:hr="t" fillcolor="#a0a0a0" stroked="f"/>
        </w:pict>
      </w:r>
    </w:p>
    <w:p w:rsidR="005960A6" w:rsidRPr="005960A6" w:rsidRDefault="005960A6" w:rsidP="005960A6">
      <w:pPr>
        <w:contextualSpacing/>
        <w:outlineLvl w:val="2"/>
        <w:rPr>
          <w:rFonts w:eastAsia="Times New Roman"/>
          <w:b/>
          <w:bCs/>
          <w:color w:val="000000"/>
          <w:spacing w:val="0"/>
        </w:rPr>
      </w:pPr>
      <w:r w:rsidRPr="005960A6">
        <w:rPr>
          <w:rFonts w:eastAsia="Times New Roman"/>
          <w:b/>
          <w:bCs/>
          <w:color w:val="000000"/>
          <w:spacing w:val="0"/>
        </w:rPr>
        <w:t>Phần III: Câu hỏi 37-40 (Multiple Choice)</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Mục tiêu:</w:t>
      </w:r>
      <w:r w:rsidRPr="005960A6">
        <w:rPr>
          <w:rFonts w:eastAsia="Times New Roman"/>
          <w:color w:val="000000"/>
          <w:spacing w:val="0"/>
        </w:rPr>
        <w:t> Chọn đáp án đúng nhất dựa trên nội dung bài đọc.</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1. Chiến lược tiếp cận</w:t>
      </w:r>
    </w:p>
    <w:p w:rsidR="005960A6" w:rsidRPr="005960A6" w:rsidRDefault="005960A6" w:rsidP="005960A6">
      <w:pPr>
        <w:numPr>
          <w:ilvl w:val="0"/>
          <w:numId w:val="24"/>
        </w:numPr>
        <w:contextualSpacing/>
        <w:rPr>
          <w:rFonts w:eastAsia="Times New Roman"/>
          <w:color w:val="000000"/>
          <w:spacing w:val="0"/>
        </w:rPr>
      </w:pPr>
      <w:r w:rsidRPr="005960A6">
        <w:rPr>
          <w:rFonts w:eastAsia="Times New Roman"/>
          <w:b/>
          <w:bCs/>
          <w:color w:val="000000"/>
          <w:spacing w:val="0"/>
        </w:rPr>
        <w:t>Bước 1:</w:t>
      </w:r>
      <w:r w:rsidRPr="005960A6">
        <w:rPr>
          <w:rFonts w:eastAsia="Times New Roman"/>
          <w:color w:val="000000"/>
          <w:spacing w:val="0"/>
        </w:rPr>
        <w:t> Đọc câu hỏi để xác định trọng tâm cần tìm.</w:t>
      </w:r>
    </w:p>
    <w:p w:rsidR="005960A6" w:rsidRPr="005960A6" w:rsidRDefault="005960A6" w:rsidP="005960A6">
      <w:pPr>
        <w:numPr>
          <w:ilvl w:val="0"/>
          <w:numId w:val="24"/>
        </w:numPr>
        <w:contextualSpacing/>
        <w:rPr>
          <w:rFonts w:eastAsia="Times New Roman"/>
          <w:color w:val="000000"/>
          <w:spacing w:val="0"/>
        </w:rPr>
      </w:pPr>
      <w:r w:rsidRPr="005960A6">
        <w:rPr>
          <w:rFonts w:eastAsia="Times New Roman"/>
          <w:b/>
          <w:bCs/>
          <w:color w:val="000000"/>
          <w:spacing w:val="0"/>
        </w:rPr>
        <w:t>Bước 2:</w:t>
      </w:r>
      <w:r w:rsidRPr="005960A6">
        <w:rPr>
          <w:rFonts w:eastAsia="Times New Roman"/>
          <w:color w:val="000000"/>
          <w:spacing w:val="0"/>
        </w:rPr>
        <w:t> Định vị đoạn văn chứa thông tin liên quan.</w:t>
      </w:r>
    </w:p>
    <w:p w:rsidR="005960A6" w:rsidRPr="005960A6" w:rsidRDefault="005960A6" w:rsidP="005960A6">
      <w:pPr>
        <w:numPr>
          <w:ilvl w:val="0"/>
          <w:numId w:val="24"/>
        </w:numPr>
        <w:contextualSpacing/>
        <w:rPr>
          <w:rFonts w:eastAsia="Times New Roman"/>
          <w:color w:val="000000"/>
          <w:spacing w:val="0"/>
        </w:rPr>
      </w:pPr>
      <w:r w:rsidRPr="005960A6">
        <w:rPr>
          <w:rFonts w:eastAsia="Times New Roman"/>
          <w:b/>
          <w:bCs/>
          <w:color w:val="000000"/>
          <w:spacing w:val="0"/>
        </w:rPr>
        <w:t>Bước 3:</w:t>
      </w:r>
      <w:r w:rsidRPr="005960A6">
        <w:rPr>
          <w:rFonts w:eastAsia="Times New Roman"/>
          <w:color w:val="000000"/>
          <w:spacing w:val="0"/>
        </w:rPr>
        <w:t> Loại trừ các phương án sai và chọn phương án khớp ý nhất.</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2. Phân tích chi tiết từng câu hỏi</w:t>
      </w:r>
    </w:p>
    <w:p w:rsidR="005960A6" w:rsidRPr="005960A6" w:rsidRDefault="005960A6" w:rsidP="005960A6">
      <w:pPr>
        <w:numPr>
          <w:ilvl w:val="0"/>
          <w:numId w:val="25"/>
        </w:numPr>
        <w:contextualSpacing/>
        <w:rPr>
          <w:rFonts w:eastAsia="Times New Roman"/>
          <w:color w:val="000000"/>
          <w:spacing w:val="0"/>
        </w:rPr>
      </w:pPr>
      <w:r w:rsidRPr="005960A6">
        <w:rPr>
          <w:rFonts w:eastAsia="Times New Roman"/>
          <w:b/>
          <w:bCs/>
          <w:color w:val="000000"/>
          <w:spacing w:val="0"/>
        </w:rPr>
        <w:t>Câu 37: “What is the subject of this passage?”</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Phân tích:</w:t>
      </w:r>
      <w:r w:rsidRPr="005960A6">
        <w:rPr>
          <w:rFonts w:eastAsia="Times New Roman"/>
          <w:color w:val="000000"/>
          <w:spacing w:val="0"/>
        </w:rPr>
        <w:t> Câu hỏi yêu cầu xác định chủ đề chính của toàn bài.</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Đối chiếu:</w:t>
      </w:r>
    </w:p>
    <w:p w:rsidR="005960A6" w:rsidRPr="005960A6" w:rsidRDefault="005960A6" w:rsidP="005960A6">
      <w:pPr>
        <w:numPr>
          <w:ilvl w:val="2"/>
          <w:numId w:val="25"/>
        </w:numPr>
        <w:contextualSpacing/>
        <w:rPr>
          <w:rFonts w:eastAsia="Times New Roman"/>
          <w:color w:val="000000"/>
          <w:spacing w:val="0"/>
        </w:rPr>
      </w:pPr>
      <w:r w:rsidRPr="005960A6">
        <w:rPr>
          <w:rFonts w:eastAsia="Times New Roman"/>
          <w:color w:val="000000"/>
          <w:spacing w:val="0"/>
        </w:rPr>
        <w:t>Đoạn A mở đầu về sự lựa chọn (choose among options).</w:t>
      </w:r>
    </w:p>
    <w:p w:rsidR="005960A6" w:rsidRPr="005960A6" w:rsidRDefault="005960A6" w:rsidP="005960A6">
      <w:pPr>
        <w:numPr>
          <w:ilvl w:val="2"/>
          <w:numId w:val="25"/>
        </w:numPr>
        <w:contextualSpacing/>
        <w:rPr>
          <w:rFonts w:eastAsia="Times New Roman"/>
          <w:color w:val="000000"/>
          <w:spacing w:val="0"/>
        </w:rPr>
      </w:pPr>
      <w:r w:rsidRPr="005960A6">
        <w:rPr>
          <w:rFonts w:eastAsia="Times New Roman"/>
          <w:color w:val="000000"/>
          <w:spacing w:val="0"/>
        </w:rPr>
        <w:t>Đoạn B, C, D, E bàn về mối liên hệ giữa việc lựa chọn (Maximizers vs Satisficers) và cảm giác hạnh phúc/không hạnh phúc (unhappy, pleased, well-being).</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lastRenderedPageBreak/>
        <w:t>Lựa chọn:</w:t>
      </w:r>
      <w:r w:rsidRPr="005960A6">
        <w:rPr>
          <w:rFonts w:eastAsia="Times New Roman"/>
          <w:color w:val="000000"/>
          <w:spacing w:val="0"/>
        </w:rPr>
        <w:t> Đáp án B "choices and Well-being" (Sự lựa chọn và Hạnh phúc/Sự thịnh vượng tinh thần) bao quát chính xác nội dung toàn bài.</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B</w:t>
      </w:r>
    </w:p>
    <w:p w:rsidR="005960A6" w:rsidRPr="005960A6" w:rsidRDefault="005960A6" w:rsidP="005960A6">
      <w:pPr>
        <w:numPr>
          <w:ilvl w:val="0"/>
          <w:numId w:val="25"/>
        </w:numPr>
        <w:contextualSpacing/>
        <w:rPr>
          <w:rFonts w:eastAsia="Times New Roman"/>
          <w:color w:val="000000"/>
          <w:spacing w:val="0"/>
        </w:rPr>
      </w:pPr>
      <w:r w:rsidRPr="005960A6">
        <w:rPr>
          <w:rFonts w:eastAsia="Times New Roman"/>
          <w:b/>
          <w:bCs/>
          <w:color w:val="000000"/>
          <w:spacing w:val="0"/>
        </w:rPr>
        <w:t>Câu 38: “According to the conclusion of questionnaires, which of the following statement is correct?”</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Từ khóa:</w:t>
      </w:r>
      <w:r w:rsidRPr="005960A6">
        <w:rPr>
          <w:rFonts w:eastAsia="Times New Roman"/>
          <w:color w:val="000000"/>
          <w:spacing w:val="0"/>
        </w:rPr>
        <w:t> "conclusion", "questionnaires", "correct".</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Đoạn E thảo luận về kết quả các bảng câu hỏi (questionnaires) về mức độ hạnh phúc (well-being).</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Đoạn E viết: "individuals with high maximization scores experienced less satisfaction with life and were less happy...".</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Lựa chọn:</w:t>
      </w:r>
      <w:r w:rsidRPr="005960A6">
        <w:rPr>
          <w:rFonts w:eastAsia="Times New Roman"/>
          <w:color w:val="000000"/>
          <w:spacing w:val="0"/>
        </w:rPr>
        <w:t> Đáp án A "maximisers are less happy" phản ánh chính xác kết quả này.</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A</w:t>
      </w:r>
    </w:p>
    <w:p w:rsidR="005960A6" w:rsidRPr="005960A6" w:rsidRDefault="005960A6" w:rsidP="005960A6">
      <w:pPr>
        <w:numPr>
          <w:ilvl w:val="0"/>
          <w:numId w:val="25"/>
        </w:numPr>
        <w:contextualSpacing/>
        <w:rPr>
          <w:rFonts w:eastAsia="Times New Roman"/>
          <w:color w:val="000000"/>
          <w:spacing w:val="0"/>
        </w:rPr>
      </w:pPr>
      <w:r w:rsidRPr="005960A6">
        <w:rPr>
          <w:rFonts w:eastAsia="Times New Roman"/>
          <w:b/>
          <w:bCs/>
          <w:color w:val="000000"/>
          <w:spacing w:val="0"/>
        </w:rPr>
        <w:t>Câu 39: “The experimental on theater tickets suggested:”</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Từ khóa:</w:t>
      </w:r>
      <w:r w:rsidRPr="005960A6">
        <w:rPr>
          <w:rFonts w:eastAsia="Times New Roman"/>
          <w:color w:val="000000"/>
          <w:spacing w:val="0"/>
        </w:rPr>
        <w:t> "experimental", "theater tickets", "suggested".</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Đoạn I mô tả thí nghiệm về vé nhà hát.</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Đoạn I giải thích lý do người mua vé giá trọn gói đi xem nhiều hơn: "...full-price payers would experience more regret if they did not use the tickets because not using the more costly tickets would constitute a bigger loss." (Người trả trọn gói sẽ thấy tiếc hơn nếu không dùng vé vì đó là một mất mát lớn hơn).</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Lựa chọn:</w:t>
      </w:r>
      <w:r w:rsidRPr="005960A6">
        <w:rPr>
          <w:rFonts w:eastAsia="Times New Roman"/>
          <w:color w:val="000000"/>
          <w:spacing w:val="0"/>
        </w:rPr>
        <w:t> Đáp án D "people will feel regret more when they fail to use a higher-priced purchase" khớp hoàn toàn với ý này.</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D</w:t>
      </w:r>
    </w:p>
    <w:p w:rsidR="005960A6" w:rsidRPr="005960A6" w:rsidRDefault="005960A6" w:rsidP="005960A6">
      <w:pPr>
        <w:numPr>
          <w:ilvl w:val="0"/>
          <w:numId w:val="25"/>
        </w:numPr>
        <w:contextualSpacing/>
        <w:rPr>
          <w:rFonts w:eastAsia="Times New Roman"/>
          <w:color w:val="000000"/>
          <w:spacing w:val="0"/>
        </w:rPr>
      </w:pPr>
      <w:r w:rsidRPr="005960A6">
        <w:rPr>
          <w:rFonts w:eastAsia="Times New Roman"/>
          <w:b/>
          <w:bCs/>
          <w:color w:val="000000"/>
          <w:spacing w:val="0"/>
        </w:rPr>
        <w:t>Câu 40: “What is the author’s suggestion on how to increase happiness:”</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Từ khóa:</w:t>
      </w:r>
      <w:r w:rsidRPr="005960A6">
        <w:rPr>
          <w:rFonts w:eastAsia="Times New Roman"/>
          <w:color w:val="000000"/>
          <w:spacing w:val="0"/>
        </w:rPr>
        <w:t> "author’s suggestion", "increase happiness".</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Câu cuối cùng của đoạn I: "To increase the sense of happiness, we can decide to restrict our options... For example, make a rule to visit no more than two stores..."</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Tác giả gợi ý "restrict our options" (hạn chế các lựa chọn).</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Lựa chọn:</w:t>
      </w:r>
      <w:r w:rsidRPr="005960A6">
        <w:rPr>
          <w:rFonts w:eastAsia="Times New Roman"/>
          <w:color w:val="000000"/>
          <w:spacing w:val="0"/>
        </w:rPr>
        <w:t> Đáp án C "reduce the choice or option" đồng nghĩa với "restrict our options".</w:t>
      </w:r>
    </w:p>
    <w:p w:rsidR="005960A6" w:rsidRPr="005960A6" w:rsidRDefault="005960A6" w:rsidP="005960A6">
      <w:pPr>
        <w:numPr>
          <w:ilvl w:val="1"/>
          <w:numId w:val="25"/>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C</w:t>
      </w:r>
    </w:p>
    <w:p w:rsidR="005960A6" w:rsidRPr="00A66D84" w:rsidRDefault="005960A6" w:rsidP="005960A6">
      <w:pPr>
        <w:pStyle w:val="NormalWeb"/>
        <w:spacing w:before="0" w:beforeAutospacing="0" w:after="0" w:afterAutospacing="0" w:line="360" w:lineRule="auto"/>
        <w:contextualSpacing/>
        <w:jc w:val="both"/>
        <w:rPr>
          <w:color w:val="000000"/>
        </w:rPr>
      </w:pPr>
    </w:p>
    <w:p w:rsidR="004A4E9F" w:rsidRDefault="004A4E9F" w:rsidP="004A4E9F">
      <w:pPr>
        <w:rPr>
          <w:lang w:val="vi-VN"/>
        </w:rPr>
      </w:pPr>
      <w:r>
        <w:rPr>
          <w:lang w:val="vi-VN"/>
        </w:rPr>
        <w:br w:type="page"/>
      </w:r>
    </w:p>
    <w:p w:rsidR="005960A6" w:rsidRPr="002432F7" w:rsidRDefault="005960A6" w:rsidP="005960A6">
      <w:pPr>
        <w:contextualSpacing/>
        <w:rPr>
          <w:b/>
          <w:bCs/>
          <w:lang w:val="en-US"/>
        </w:rPr>
      </w:pPr>
      <w:r w:rsidRPr="002432F7">
        <w:rPr>
          <w:b/>
          <w:bCs/>
          <w:lang w:val="en-US"/>
        </w:rPr>
        <w:lastRenderedPageBreak/>
        <w:t>W</w:t>
      </w:r>
      <w:r>
        <w:rPr>
          <w:b/>
          <w:bCs/>
          <w:lang w:val="vi-VN"/>
        </w:rPr>
        <w:t xml:space="preserve">6 (Feb </w:t>
      </w:r>
      <w:r>
        <w:rPr>
          <w:b/>
          <w:bCs/>
          <w:lang w:val="en-US"/>
        </w:rPr>
        <w:t>2-8)</w:t>
      </w:r>
      <w:r w:rsidRPr="002432F7">
        <w:rPr>
          <w:b/>
          <w:bCs/>
          <w:lang w:val="en-US"/>
        </w:rPr>
        <w:t>: Writing</w:t>
      </w:r>
    </w:p>
    <w:p w:rsidR="004A4E9F" w:rsidRPr="009C2A08" w:rsidRDefault="00B53BEE" w:rsidP="004A4E9F">
      <w:pPr>
        <w:contextualSpacing/>
        <w:rPr>
          <w:lang w:val="vi-VN"/>
        </w:rPr>
      </w:pPr>
      <w:r w:rsidRPr="00B53BEE">
        <w:rPr>
          <w:rFonts w:eastAsia="Times New Roman"/>
          <w:noProof/>
          <w:color w:val="auto"/>
          <w:spacing w:val="0"/>
        </w:rPr>
        <w:pict>
          <v:rect id="_x0000_i1033" alt="" style="width:468pt;height:.05pt;mso-width-percent:0;mso-height-percent:0;mso-width-percent:0;mso-height-percent:0" o:hralign="center" o:hrstd="t" o:hr="t" fillcolor="#a0a0a0" stroked="f"/>
        </w:pict>
      </w:r>
    </w:p>
    <w:p w:rsidR="004A4E9F" w:rsidRDefault="00C348BA" w:rsidP="004A4E9F">
      <w:pPr>
        <w:contextualSpacing/>
        <w:rPr>
          <w:b/>
          <w:bCs/>
          <w:lang w:val="en-US"/>
        </w:rPr>
      </w:pPr>
      <w:r w:rsidRPr="00C348BA">
        <w:rPr>
          <w:b/>
          <w:bCs/>
          <w:lang w:val="vi-VN"/>
        </w:rPr>
        <w:t>The table shows the proportion of female and male aged 15 and aged 75 from 1911 to 2001 in the UK</w:t>
      </w:r>
      <w:r w:rsidR="004A4E9F" w:rsidRPr="00534CCC">
        <w:rPr>
          <w:b/>
          <w:bCs/>
          <w:lang w:val="vi-VN"/>
        </w:rPr>
        <w:t xml:space="preserve">. </w:t>
      </w:r>
    </w:p>
    <w:p w:rsidR="004A4E9F" w:rsidRPr="009C2A08" w:rsidRDefault="004A4E9F" w:rsidP="004A4E9F">
      <w:pPr>
        <w:contextualSpacing/>
        <w:rPr>
          <w:b/>
          <w:bCs/>
          <w:lang w:val="vi-VN"/>
        </w:rPr>
      </w:pPr>
      <w:r w:rsidRPr="00534CCC">
        <w:rPr>
          <w:b/>
          <w:bCs/>
          <w:lang w:val="vi-VN"/>
        </w:rPr>
        <w:t>Summarize the information by selecting and reporting the main features, and make comparisons where relevant.</w:t>
      </w:r>
    </w:p>
    <w:p w:rsidR="004A4E9F" w:rsidRPr="009C2A08" w:rsidRDefault="005960A6" w:rsidP="004A4E9F">
      <w:pPr>
        <w:contextualSpacing/>
        <w:rPr>
          <w:lang w:val="vi-VN"/>
        </w:rPr>
      </w:pPr>
      <w:r>
        <w:rPr>
          <w:noProof/>
          <w:lang w:val="vi-VN"/>
        </w:rPr>
        <w:drawing>
          <wp:inline distT="0" distB="0" distL="0" distR="0">
            <wp:extent cx="5943600" cy="3487420"/>
            <wp:effectExtent l="0" t="0" r="0" b="5080"/>
            <wp:docPr id="202472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9665" name="Picture 2024729665"/>
                    <pic:cNvPicPr/>
                  </pic:nvPicPr>
                  <pic:blipFill>
                    <a:blip r:embed="rId5">
                      <a:extLst>
                        <a:ext uri="{28A0092B-C50C-407E-A947-70E740481C1C}">
                          <a14:useLocalDpi xmlns:a14="http://schemas.microsoft.com/office/drawing/2010/main" val="0"/>
                        </a:ext>
                      </a:extLst>
                    </a:blip>
                    <a:stretch>
                      <a:fillRect/>
                    </a:stretch>
                  </pic:blipFill>
                  <pic:spPr>
                    <a:xfrm>
                      <a:off x="0" y="0"/>
                      <a:ext cx="5943600" cy="3487420"/>
                    </a:xfrm>
                    <a:prstGeom prst="rect">
                      <a:avLst/>
                    </a:prstGeom>
                  </pic:spPr>
                </pic:pic>
              </a:graphicData>
            </a:graphic>
          </wp:inline>
        </w:drawing>
      </w:r>
    </w:p>
    <w:p w:rsidR="004A4E9F" w:rsidRPr="00C348BA" w:rsidRDefault="00B53BEE" w:rsidP="00C348BA">
      <w:pPr>
        <w:contextualSpacing/>
        <w:rPr>
          <w:lang w:val="vi-VN"/>
        </w:rPr>
      </w:pPr>
      <w:r w:rsidRPr="00B53BEE">
        <w:rPr>
          <w:rFonts w:eastAsia="Times New Roman"/>
          <w:noProof/>
          <w:color w:val="auto"/>
          <w:spacing w:val="0"/>
        </w:rPr>
        <w:pict>
          <v:rect id="_x0000_i1032" alt="" style="width:468pt;height:.05pt;mso-width-percent:0;mso-height-percent:0;mso-width-percent:0;mso-height-percent:0" o:hralign="center" o:hrstd="t" o:hr="t" fillcolor="#a0a0a0" stroked="f"/>
        </w:pict>
      </w:r>
    </w:p>
    <w:p w:rsidR="00C348BA" w:rsidRPr="00C348BA" w:rsidRDefault="00C348BA" w:rsidP="00C348BA">
      <w:pPr>
        <w:contextualSpacing/>
        <w:outlineLvl w:val="1"/>
        <w:rPr>
          <w:rFonts w:eastAsia="Times New Roman"/>
          <w:b/>
          <w:bCs/>
          <w:color w:val="000000"/>
          <w:spacing w:val="0"/>
        </w:rPr>
      </w:pPr>
      <w:r w:rsidRPr="00C348BA">
        <w:rPr>
          <w:rFonts w:eastAsia="Times New Roman"/>
          <w:b/>
          <w:bCs/>
          <w:color w:val="000000"/>
          <w:spacing w:val="0"/>
        </w:rPr>
        <w:t>I. PHÂN TÍCH ĐỀ BÀI VÀ LỰA CHỌN SỐ LIỆU (ANALYSIS)</w:t>
      </w:r>
    </w:p>
    <w:p w:rsidR="00C348BA" w:rsidRPr="00C348BA" w:rsidRDefault="00C348BA" w:rsidP="00C348BA">
      <w:pPr>
        <w:contextualSpacing/>
        <w:outlineLvl w:val="2"/>
        <w:rPr>
          <w:rFonts w:eastAsia="Times New Roman"/>
          <w:b/>
          <w:bCs/>
          <w:color w:val="000000"/>
          <w:spacing w:val="0"/>
        </w:rPr>
      </w:pPr>
      <w:r w:rsidRPr="00C348BA">
        <w:rPr>
          <w:rFonts w:eastAsia="Times New Roman"/>
          <w:b/>
          <w:bCs/>
          <w:color w:val="000000"/>
          <w:spacing w:val="0"/>
        </w:rPr>
        <w:t>1. Nhận diện các yếu tố cốt lõi (General Understanding)</w:t>
      </w:r>
    </w:p>
    <w:p w:rsidR="00C348BA" w:rsidRPr="00C348BA" w:rsidRDefault="00C348BA" w:rsidP="00C348BA">
      <w:pPr>
        <w:contextualSpacing/>
        <w:rPr>
          <w:rFonts w:eastAsia="Times New Roman"/>
          <w:color w:val="000000"/>
          <w:spacing w:val="0"/>
        </w:rPr>
      </w:pPr>
      <w:r w:rsidRPr="00C348BA">
        <w:rPr>
          <w:rFonts w:eastAsia="Times New Roman"/>
          <w:color w:val="000000"/>
          <w:spacing w:val="0"/>
        </w:rPr>
        <w:t>Trước khi viết, học viên cần "giải mã" bảng số liệu để tránh nhầm lẫn:</w:t>
      </w:r>
    </w:p>
    <w:p w:rsidR="00C348BA" w:rsidRPr="00C348BA" w:rsidRDefault="00C348BA" w:rsidP="00C348BA">
      <w:pPr>
        <w:numPr>
          <w:ilvl w:val="0"/>
          <w:numId w:val="43"/>
        </w:numPr>
        <w:contextualSpacing/>
        <w:rPr>
          <w:rFonts w:eastAsia="Times New Roman"/>
          <w:color w:val="000000"/>
          <w:spacing w:val="0"/>
        </w:rPr>
      </w:pPr>
      <w:r w:rsidRPr="00C348BA">
        <w:rPr>
          <w:rFonts w:eastAsia="Times New Roman"/>
          <w:b/>
          <w:bCs/>
          <w:color w:val="000000"/>
          <w:spacing w:val="0"/>
        </w:rPr>
        <w:t>Trục thời gian:</w:t>
      </w:r>
      <w:r w:rsidRPr="00C348BA">
        <w:rPr>
          <w:rFonts w:eastAsia="Times New Roman"/>
          <w:color w:val="000000"/>
          <w:spacing w:val="0"/>
        </w:rPr>
        <w:t> 3 mốc cụ thể: 1911, 1961 và 2011 (kéo dài 100 năm).</w:t>
      </w:r>
    </w:p>
    <w:p w:rsidR="00C348BA" w:rsidRPr="00C348BA" w:rsidRDefault="00C348BA" w:rsidP="00C348BA">
      <w:pPr>
        <w:numPr>
          <w:ilvl w:val="0"/>
          <w:numId w:val="43"/>
        </w:numPr>
        <w:contextualSpacing/>
        <w:rPr>
          <w:rFonts w:eastAsia="Times New Roman"/>
          <w:color w:val="000000"/>
          <w:spacing w:val="0"/>
        </w:rPr>
      </w:pPr>
      <w:r w:rsidRPr="00C348BA">
        <w:rPr>
          <w:rFonts w:eastAsia="Times New Roman"/>
          <w:b/>
          <w:bCs/>
          <w:color w:val="000000"/>
          <w:spacing w:val="0"/>
        </w:rPr>
        <w:t>Đối tượng so sánh:</w:t>
      </w:r>
    </w:p>
    <w:p w:rsidR="00C348BA" w:rsidRPr="00C348BA" w:rsidRDefault="00C348BA" w:rsidP="00C348BA">
      <w:pPr>
        <w:numPr>
          <w:ilvl w:val="1"/>
          <w:numId w:val="43"/>
        </w:numPr>
        <w:contextualSpacing/>
        <w:rPr>
          <w:rFonts w:eastAsia="Times New Roman"/>
          <w:color w:val="000000"/>
          <w:spacing w:val="0"/>
        </w:rPr>
      </w:pPr>
      <w:r w:rsidRPr="00C348BA">
        <w:rPr>
          <w:rFonts w:eastAsia="Times New Roman"/>
          <w:color w:val="000000"/>
          <w:spacing w:val="0"/>
        </w:rPr>
        <w:t>Tổng dân số (Total Population).</w:t>
      </w:r>
    </w:p>
    <w:p w:rsidR="00C348BA" w:rsidRPr="00C348BA" w:rsidRDefault="00C348BA" w:rsidP="00C348BA">
      <w:pPr>
        <w:numPr>
          <w:ilvl w:val="1"/>
          <w:numId w:val="43"/>
        </w:numPr>
        <w:contextualSpacing/>
        <w:rPr>
          <w:rFonts w:eastAsia="Times New Roman"/>
          <w:color w:val="000000"/>
          <w:spacing w:val="0"/>
        </w:rPr>
      </w:pPr>
      <w:r w:rsidRPr="00C348BA">
        <w:rPr>
          <w:rFonts w:eastAsia="Times New Roman"/>
          <w:color w:val="000000"/>
          <w:spacing w:val="0"/>
        </w:rPr>
        <w:t>Nhóm tuổi 15 (Đại diện cho giới trẻ): Gồm tỷ lệ % và số lượng nam/nữ cụ thể.</w:t>
      </w:r>
    </w:p>
    <w:p w:rsidR="00C348BA" w:rsidRPr="00C348BA" w:rsidRDefault="00C348BA" w:rsidP="00C348BA">
      <w:pPr>
        <w:numPr>
          <w:ilvl w:val="1"/>
          <w:numId w:val="43"/>
        </w:numPr>
        <w:contextualSpacing/>
        <w:rPr>
          <w:rFonts w:eastAsia="Times New Roman"/>
          <w:color w:val="000000"/>
          <w:spacing w:val="0"/>
        </w:rPr>
      </w:pPr>
      <w:r w:rsidRPr="00C348BA">
        <w:rPr>
          <w:rFonts w:eastAsia="Times New Roman"/>
          <w:color w:val="000000"/>
          <w:spacing w:val="0"/>
        </w:rPr>
        <w:t>Nhóm tuổi 75 (Đại diện cho người già): Gồm tỷ lệ % và số lượng nam/nữ cụ thể.</w:t>
      </w:r>
    </w:p>
    <w:p w:rsidR="00C348BA" w:rsidRPr="00C348BA" w:rsidRDefault="00C348BA" w:rsidP="00C348BA">
      <w:pPr>
        <w:numPr>
          <w:ilvl w:val="0"/>
          <w:numId w:val="43"/>
        </w:numPr>
        <w:contextualSpacing/>
        <w:rPr>
          <w:rFonts w:eastAsia="Times New Roman"/>
          <w:color w:val="000000"/>
          <w:spacing w:val="0"/>
        </w:rPr>
      </w:pPr>
      <w:r w:rsidRPr="00C348BA">
        <w:rPr>
          <w:rFonts w:eastAsia="Times New Roman"/>
          <w:b/>
          <w:bCs/>
          <w:color w:val="000000"/>
          <w:spacing w:val="0"/>
        </w:rPr>
        <w:t>Đơn vị đo lường:</w:t>
      </w:r>
    </w:p>
    <w:p w:rsidR="00C348BA" w:rsidRPr="00C348BA" w:rsidRDefault="00C348BA" w:rsidP="00C348BA">
      <w:pPr>
        <w:numPr>
          <w:ilvl w:val="1"/>
          <w:numId w:val="43"/>
        </w:numPr>
        <w:contextualSpacing/>
        <w:rPr>
          <w:rFonts w:eastAsia="Times New Roman"/>
          <w:color w:val="000000"/>
          <w:spacing w:val="0"/>
        </w:rPr>
      </w:pPr>
      <w:r w:rsidRPr="00C348BA">
        <w:rPr>
          <w:rFonts w:eastAsia="Times New Roman"/>
          <w:color w:val="000000"/>
          <w:spacing w:val="0"/>
        </w:rPr>
        <w:t>Tổng dân số: Triệu người.</w:t>
      </w:r>
    </w:p>
    <w:p w:rsidR="00C348BA" w:rsidRPr="00C348BA" w:rsidRDefault="00C348BA" w:rsidP="00C348BA">
      <w:pPr>
        <w:numPr>
          <w:ilvl w:val="1"/>
          <w:numId w:val="43"/>
        </w:numPr>
        <w:contextualSpacing/>
        <w:rPr>
          <w:rFonts w:eastAsia="Times New Roman"/>
          <w:color w:val="000000"/>
          <w:spacing w:val="0"/>
        </w:rPr>
      </w:pPr>
      <w:r w:rsidRPr="00C348BA">
        <w:rPr>
          <w:rFonts w:eastAsia="Times New Roman"/>
          <w:color w:val="000000"/>
          <w:spacing w:val="0"/>
        </w:rPr>
        <w:t>Tỷ lệ: Phần trăm (%).</w:t>
      </w:r>
    </w:p>
    <w:p w:rsidR="00C348BA" w:rsidRPr="00C348BA" w:rsidRDefault="00C348BA" w:rsidP="00C348BA">
      <w:pPr>
        <w:numPr>
          <w:ilvl w:val="1"/>
          <w:numId w:val="43"/>
        </w:numPr>
        <w:contextualSpacing/>
        <w:rPr>
          <w:rFonts w:eastAsia="Times New Roman"/>
          <w:color w:val="000000"/>
          <w:spacing w:val="0"/>
        </w:rPr>
      </w:pPr>
      <w:r w:rsidRPr="00C348BA">
        <w:rPr>
          <w:rFonts w:eastAsia="Times New Roman"/>
          <w:color w:val="000000"/>
          <w:spacing w:val="0"/>
        </w:rPr>
        <w:lastRenderedPageBreak/>
        <w:t>Chi tiết nam/nữ: Số người (đơn vị hàng trăm nghìn).</w:t>
      </w:r>
    </w:p>
    <w:p w:rsidR="00C348BA" w:rsidRPr="00C348BA" w:rsidRDefault="00C348BA" w:rsidP="00C348BA">
      <w:pPr>
        <w:contextualSpacing/>
        <w:outlineLvl w:val="2"/>
        <w:rPr>
          <w:rFonts w:eastAsia="Times New Roman"/>
          <w:b/>
          <w:bCs/>
          <w:color w:val="000000"/>
          <w:spacing w:val="0"/>
        </w:rPr>
      </w:pPr>
      <w:r w:rsidRPr="00C348BA">
        <w:rPr>
          <w:rFonts w:eastAsia="Times New Roman"/>
          <w:b/>
          <w:bCs/>
          <w:color w:val="000000"/>
          <w:spacing w:val="0"/>
        </w:rPr>
        <w:t>2. Chọn lọc các điểm nhấn (Key Features)</w:t>
      </w:r>
    </w:p>
    <w:p w:rsidR="00C348BA" w:rsidRPr="00C348BA" w:rsidRDefault="00C348BA" w:rsidP="00C348BA">
      <w:pPr>
        <w:contextualSpacing/>
        <w:rPr>
          <w:rFonts w:eastAsia="Times New Roman"/>
          <w:color w:val="000000"/>
          <w:spacing w:val="0"/>
        </w:rPr>
      </w:pPr>
      <w:r w:rsidRPr="00C348BA">
        <w:rPr>
          <w:rFonts w:eastAsia="Times New Roman"/>
          <w:color w:val="000000"/>
          <w:spacing w:val="0"/>
        </w:rPr>
        <w:t>Để viết Overview và Body tốt, ta cần tìm ra sự thay đổi rõ rệt nhất:</w:t>
      </w:r>
    </w:p>
    <w:p w:rsidR="00C348BA" w:rsidRPr="00C348BA" w:rsidRDefault="00C348BA" w:rsidP="00C348BA">
      <w:pPr>
        <w:numPr>
          <w:ilvl w:val="0"/>
          <w:numId w:val="44"/>
        </w:numPr>
        <w:contextualSpacing/>
        <w:rPr>
          <w:rFonts w:eastAsia="Times New Roman"/>
          <w:color w:val="000000"/>
          <w:spacing w:val="0"/>
        </w:rPr>
      </w:pPr>
      <w:r w:rsidRPr="00C348BA">
        <w:rPr>
          <w:rFonts w:eastAsia="Times New Roman"/>
          <w:b/>
          <w:bCs/>
          <w:color w:val="000000"/>
          <w:spacing w:val="0"/>
        </w:rPr>
        <w:t>Tổng dân số:</w:t>
      </w:r>
      <w:r w:rsidRPr="00C348BA">
        <w:rPr>
          <w:rFonts w:eastAsia="Times New Roman"/>
          <w:color w:val="000000"/>
          <w:spacing w:val="0"/>
        </w:rPr>
        <w:t> Tăng liên tục và mạnh mẽ (từ 36 triệu lên 56 triệu).</w:t>
      </w:r>
    </w:p>
    <w:p w:rsidR="00C348BA" w:rsidRPr="00C348BA" w:rsidRDefault="00C348BA" w:rsidP="00C348BA">
      <w:pPr>
        <w:numPr>
          <w:ilvl w:val="0"/>
          <w:numId w:val="44"/>
        </w:numPr>
        <w:contextualSpacing/>
        <w:rPr>
          <w:rFonts w:eastAsia="Times New Roman"/>
          <w:color w:val="000000"/>
          <w:spacing w:val="0"/>
        </w:rPr>
      </w:pPr>
      <w:r w:rsidRPr="00C348BA">
        <w:rPr>
          <w:rFonts w:eastAsia="Times New Roman"/>
          <w:b/>
          <w:bCs/>
          <w:color w:val="000000"/>
          <w:spacing w:val="0"/>
        </w:rPr>
        <w:t>Xu hướng già hóa (Aging Population):</w:t>
      </w:r>
    </w:p>
    <w:p w:rsidR="00C348BA" w:rsidRPr="00C348BA" w:rsidRDefault="00C348BA" w:rsidP="00C348BA">
      <w:pPr>
        <w:numPr>
          <w:ilvl w:val="1"/>
          <w:numId w:val="44"/>
        </w:numPr>
        <w:contextualSpacing/>
        <w:rPr>
          <w:rFonts w:eastAsia="Times New Roman"/>
          <w:color w:val="000000"/>
          <w:spacing w:val="0"/>
        </w:rPr>
      </w:pPr>
      <w:r w:rsidRPr="00C348BA">
        <w:rPr>
          <w:rFonts w:eastAsia="Times New Roman"/>
          <w:color w:val="000000"/>
          <w:spacing w:val="0"/>
        </w:rPr>
        <w:t>Tỷ lệ người trẻ (15 tuổi) </w:t>
      </w:r>
      <w:r w:rsidRPr="00C348BA">
        <w:rPr>
          <w:rFonts w:eastAsia="Times New Roman"/>
          <w:b/>
          <w:bCs/>
          <w:color w:val="000000"/>
          <w:spacing w:val="0"/>
        </w:rPr>
        <w:t>giảm dần</w:t>
      </w:r>
      <w:r w:rsidRPr="00C348BA">
        <w:rPr>
          <w:rFonts w:eastAsia="Times New Roman"/>
          <w:color w:val="000000"/>
          <w:spacing w:val="0"/>
        </w:rPr>
        <w:t xml:space="preserve"> (1.86% </w:t>
      </w:r>
      <w:r>
        <w:rPr>
          <w:rFonts w:eastAsia="Times New Roman"/>
          <w:color w:val="000000"/>
          <w:spacing w:val="0"/>
          <w:lang w:val="vi-VN"/>
        </w:rPr>
        <w:t>-&gt;</w:t>
      </w:r>
      <w:r w:rsidRPr="00C348BA">
        <w:rPr>
          <w:rFonts w:eastAsia="Times New Roman"/>
          <w:color w:val="000000"/>
          <w:spacing w:val="0"/>
        </w:rPr>
        <w:t xml:space="preserve"> 1.23%).</w:t>
      </w:r>
    </w:p>
    <w:p w:rsidR="00C348BA" w:rsidRPr="00C348BA" w:rsidRDefault="00C348BA" w:rsidP="00C348BA">
      <w:pPr>
        <w:numPr>
          <w:ilvl w:val="1"/>
          <w:numId w:val="44"/>
        </w:numPr>
        <w:contextualSpacing/>
        <w:rPr>
          <w:rFonts w:eastAsia="Times New Roman"/>
          <w:color w:val="000000"/>
          <w:spacing w:val="0"/>
        </w:rPr>
      </w:pPr>
      <w:r w:rsidRPr="00C348BA">
        <w:rPr>
          <w:rFonts w:eastAsia="Times New Roman"/>
          <w:color w:val="000000"/>
          <w:spacing w:val="0"/>
        </w:rPr>
        <w:t>Tỷ lệ người già (75 tuổi) </w:t>
      </w:r>
      <w:r w:rsidRPr="00C348BA">
        <w:rPr>
          <w:rFonts w:eastAsia="Times New Roman"/>
          <w:b/>
          <w:bCs/>
          <w:color w:val="000000"/>
          <w:spacing w:val="0"/>
        </w:rPr>
        <w:t>tăng mạnh</w:t>
      </w:r>
      <w:r w:rsidRPr="00C348BA">
        <w:rPr>
          <w:rFonts w:eastAsia="Times New Roman"/>
          <w:color w:val="000000"/>
          <w:spacing w:val="0"/>
        </w:rPr>
        <w:t xml:space="preserve"> (0.23% </w:t>
      </w:r>
      <w:r>
        <w:rPr>
          <w:rFonts w:eastAsia="Times New Roman"/>
          <w:color w:val="000000"/>
          <w:spacing w:val="0"/>
          <w:lang w:val="vi-VN"/>
        </w:rPr>
        <w:t>-&gt;</w:t>
      </w:r>
      <w:r w:rsidRPr="00C348BA">
        <w:rPr>
          <w:rFonts w:eastAsia="Times New Roman"/>
          <w:color w:val="000000"/>
          <w:spacing w:val="0"/>
        </w:rPr>
        <w:t xml:space="preserve"> 0.70%).</w:t>
      </w:r>
    </w:p>
    <w:p w:rsidR="00C348BA" w:rsidRPr="00C348BA" w:rsidRDefault="00C348BA" w:rsidP="00C348BA">
      <w:pPr>
        <w:numPr>
          <w:ilvl w:val="0"/>
          <w:numId w:val="44"/>
        </w:numPr>
        <w:contextualSpacing/>
        <w:rPr>
          <w:rFonts w:eastAsia="Times New Roman"/>
          <w:color w:val="000000"/>
          <w:spacing w:val="0"/>
        </w:rPr>
      </w:pPr>
      <w:r w:rsidRPr="00C348BA">
        <w:rPr>
          <w:rFonts w:eastAsia="Times New Roman"/>
          <w:b/>
          <w:bCs/>
          <w:color w:val="000000"/>
          <w:spacing w:val="0"/>
        </w:rPr>
        <w:t>Sự chênh lệch giới tính (Gender Gap):</w:t>
      </w:r>
    </w:p>
    <w:p w:rsidR="00C348BA" w:rsidRPr="00C348BA" w:rsidRDefault="00C348BA" w:rsidP="00C348BA">
      <w:pPr>
        <w:numPr>
          <w:ilvl w:val="1"/>
          <w:numId w:val="44"/>
        </w:numPr>
        <w:contextualSpacing/>
        <w:rPr>
          <w:rFonts w:eastAsia="Times New Roman"/>
          <w:color w:val="000000"/>
          <w:spacing w:val="0"/>
        </w:rPr>
      </w:pPr>
      <w:r w:rsidRPr="00C348BA">
        <w:rPr>
          <w:rFonts w:eastAsia="Times New Roman"/>
          <w:color w:val="000000"/>
          <w:spacing w:val="0"/>
        </w:rPr>
        <w:t>Ở tuổi 15: Số lượng Nam và Nữ khá cân bằng, nhưng về sau Nam vượt nhẹ Nữ.</w:t>
      </w:r>
    </w:p>
    <w:p w:rsidR="00C348BA" w:rsidRPr="00C348BA" w:rsidRDefault="00C348BA" w:rsidP="00C348BA">
      <w:pPr>
        <w:numPr>
          <w:ilvl w:val="1"/>
          <w:numId w:val="44"/>
        </w:numPr>
        <w:contextualSpacing/>
        <w:rPr>
          <w:rFonts w:eastAsia="Times New Roman"/>
          <w:color w:val="000000"/>
          <w:spacing w:val="0"/>
        </w:rPr>
      </w:pPr>
      <w:r w:rsidRPr="00C348BA">
        <w:rPr>
          <w:rFonts w:eastAsia="Times New Roman"/>
          <w:color w:val="000000"/>
          <w:spacing w:val="0"/>
        </w:rPr>
        <w:t>Ở tuổi 75: Nữ luôn áp đảo Nam về số lượng (phụ nữ sống thọ hơn).</w:t>
      </w:r>
    </w:p>
    <w:p w:rsidR="00C348BA" w:rsidRPr="00C348BA" w:rsidRDefault="00B53BEE" w:rsidP="00C348BA">
      <w:pPr>
        <w:contextualSpacing/>
        <w:rPr>
          <w:rFonts w:eastAsia="Times New Roman"/>
          <w:color w:val="auto"/>
          <w:spacing w:val="0"/>
        </w:rPr>
      </w:pPr>
      <w:r w:rsidRPr="00B53BEE">
        <w:rPr>
          <w:rFonts w:eastAsia="Times New Roman"/>
          <w:noProof/>
          <w:color w:val="auto"/>
          <w:spacing w:val="0"/>
        </w:rPr>
        <w:pict>
          <v:rect id="_x0000_i1031" alt="" style="width:468pt;height:.05pt;mso-width-percent:0;mso-height-percent:0;mso-width-percent:0;mso-height-percent:0" o:hralign="center" o:hrstd="t" o:hr="t" fillcolor="#a0a0a0" stroked="f"/>
        </w:pict>
      </w:r>
    </w:p>
    <w:p w:rsidR="00C348BA" w:rsidRPr="00C348BA" w:rsidRDefault="00C348BA" w:rsidP="00C348BA">
      <w:pPr>
        <w:contextualSpacing/>
        <w:outlineLvl w:val="1"/>
        <w:rPr>
          <w:rFonts w:eastAsia="Times New Roman"/>
          <w:b/>
          <w:bCs/>
          <w:color w:val="000000"/>
          <w:spacing w:val="0"/>
        </w:rPr>
      </w:pPr>
      <w:r w:rsidRPr="00C348BA">
        <w:rPr>
          <w:rFonts w:eastAsia="Times New Roman"/>
          <w:b/>
          <w:bCs/>
          <w:color w:val="000000"/>
          <w:spacing w:val="0"/>
        </w:rPr>
        <w:t>II. CHIẾN LƯỢC TỔ CHỨC VĂN BẢN (STRUCTURE STRATEGY)</w:t>
      </w:r>
    </w:p>
    <w:p w:rsidR="00C348BA" w:rsidRPr="00C348BA" w:rsidRDefault="00C348BA" w:rsidP="00C348BA">
      <w:pPr>
        <w:contextualSpacing/>
        <w:rPr>
          <w:rFonts w:eastAsia="Times New Roman"/>
          <w:color w:val="000000"/>
          <w:spacing w:val="0"/>
        </w:rPr>
      </w:pPr>
      <w:r w:rsidRPr="00C348BA">
        <w:rPr>
          <w:rFonts w:eastAsia="Times New Roman"/>
          <w:color w:val="000000"/>
          <w:spacing w:val="0"/>
        </w:rPr>
        <w:t>Thay vì viết theo từng năm (rất dễ bị liệt kê nhàm chán), ta sẽ </w:t>
      </w:r>
      <w:r w:rsidRPr="00C348BA">
        <w:rPr>
          <w:rFonts w:eastAsia="Times New Roman"/>
          <w:b/>
          <w:bCs/>
          <w:color w:val="000000"/>
          <w:spacing w:val="0"/>
        </w:rPr>
        <w:t>nhóm theo độ tuổi</w:t>
      </w:r>
      <w:r w:rsidRPr="00C348BA">
        <w:rPr>
          <w:rFonts w:eastAsia="Times New Roman"/>
          <w:color w:val="000000"/>
          <w:spacing w:val="0"/>
        </w:rPr>
        <w:t>. Cách này giúp so sánh sự thay đổi của từng nhóm người qua 100 năm.</w:t>
      </w:r>
    </w:p>
    <w:p w:rsidR="00C348BA" w:rsidRPr="00C348BA" w:rsidRDefault="00C348BA" w:rsidP="00C348BA">
      <w:pPr>
        <w:numPr>
          <w:ilvl w:val="0"/>
          <w:numId w:val="45"/>
        </w:numPr>
        <w:contextualSpacing/>
        <w:rPr>
          <w:rFonts w:eastAsia="Times New Roman"/>
          <w:color w:val="000000"/>
          <w:spacing w:val="0"/>
        </w:rPr>
      </w:pPr>
      <w:r w:rsidRPr="00C348BA">
        <w:rPr>
          <w:rFonts w:eastAsia="Times New Roman"/>
          <w:b/>
          <w:bCs/>
          <w:color w:val="000000"/>
          <w:spacing w:val="0"/>
        </w:rPr>
        <w:t>Body 1:</w:t>
      </w:r>
      <w:r w:rsidRPr="00C348BA">
        <w:rPr>
          <w:rFonts w:eastAsia="Times New Roman"/>
          <w:color w:val="000000"/>
          <w:spacing w:val="0"/>
        </w:rPr>
        <w:t> Tổng dân số và Nhóm 15 tuổi (So sánh xu hướng tăng dân số chung nhưng giảm tỷ lệ người trẻ).</w:t>
      </w:r>
    </w:p>
    <w:p w:rsidR="00C348BA" w:rsidRPr="00C348BA" w:rsidRDefault="00C348BA" w:rsidP="00C348BA">
      <w:pPr>
        <w:numPr>
          <w:ilvl w:val="0"/>
          <w:numId w:val="45"/>
        </w:numPr>
        <w:contextualSpacing/>
        <w:rPr>
          <w:rFonts w:eastAsia="Times New Roman"/>
          <w:color w:val="000000"/>
          <w:spacing w:val="0"/>
        </w:rPr>
      </w:pPr>
      <w:r w:rsidRPr="00C348BA">
        <w:rPr>
          <w:rFonts w:eastAsia="Times New Roman"/>
          <w:b/>
          <w:bCs/>
          <w:color w:val="000000"/>
          <w:spacing w:val="0"/>
        </w:rPr>
        <w:t>Body 2:</w:t>
      </w:r>
      <w:r w:rsidRPr="00C348BA">
        <w:rPr>
          <w:rFonts w:eastAsia="Times New Roman"/>
          <w:color w:val="000000"/>
          <w:spacing w:val="0"/>
        </w:rPr>
        <w:t> Nhóm 75 tuổi (Tập trung vào sự tăng trưởng mạnh của người già và sự chênh lệch nam/nữ).</w:t>
      </w:r>
    </w:p>
    <w:p w:rsidR="00C348BA" w:rsidRPr="00C348BA" w:rsidRDefault="00B53BEE" w:rsidP="00C348BA">
      <w:pPr>
        <w:contextualSpacing/>
        <w:rPr>
          <w:rFonts w:eastAsia="Times New Roman"/>
          <w:color w:val="auto"/>
          <w:spacing w:val="0"/>
        </w:rPr>
      </w:pPr>
      <w:r w:rsidRPr="00B53BEE">
        <w:rPr>
          <w:rFonts w:eastAsia="Times New Roman"/>
          <w:noProof/>
          <w:color w:val="auto"/>
          <w:spacing w:val="0"/>
        </w:rPr>
        <w:pict>
          <v:rect id="_x0000_i1030" alt="" style="width:468pt;height:.05pt;mso-width-percent:0;mso-height-percent:0;mso-width-percent:0;mso-height-percent:0" o:hralign="center" o:hrstd="t" o:hr="t" fillcolor="#a0a0a0" stroked="f"/>
        </w:pict>
      </w:r>
    </w:p>
    <w:p w:rsidR="00C348BA" w:rsidRPr="00C348BA" w:rsidRDefault="00C348BA" w:rsidP="00C348BA">
      <w:pPr>
        <w:contextualSpacing/>
        <w:outlineLvl w:val="1"/>
        <w:rPr>
          <w:rFonts w:eastAsia="Times New Roman"/>
          <w:b/>
          <w:bCs/>
          <w:color w:val="000000"/>
          <w:spacing w:val="0"/>
        </w:rPr>
      </w:pPr>
      <w:r w:rsidRPr="00C348BA">
        <w:rPr>
          <w:rFonts w:eastAsia="Times New Roman"/>
          <w:b/>
          <w:bCs/>
          <w:color w:val="000000"/>
          <w:spacing w:val="0"/>
        </w:rPr>
        <w:t>III. QUY TRÌNH VIẾT BÀI CỤ THỂ</w:t>
      </w:r>
    </w:p>
    <w:p w:rsidR="00C348BA" w:rsidRPr="00C348BA" w:rsidRDefault="00C348BA" w:rsidP="00C348BA">
      <w:pPr>
        <w:contextualSpacing/>
        <w:outlineLvl w:val="2"/>
        <w:rPr>
          <w:rFonts w:eastAsia="Times New Roman"/>
          <w:b/>
          <w:bCs/>
          <w:color w:val="000000"/>
          <w:spacing w:val="0"/>
        </w:rPr>
      </w:pPr>
      <w:r w:rsidRPr="00C348BA">
        <w:rPr>
          <w:rFonts w:eastAsia="Times New Roman"/>
          <w:b/>
          <w:bCs/>
          <w:color w:val="000000"/>
          <w:spacing w:val="0"/>
        </w:rPr>
        <w:t>1. Mở bài (Introduction)</w:t>
      </w:r>
    </w:p>
    <w:p w:rsidR="00C348BA" w:rsidRPr="00C348BA" w:rsidRDefault="00C348BA" w:rsidP="00C348BA">
      <w:pPr>
        <w:numPr>
          <w:ilvl w:val="0"/>
          <w:numId w:val="46"/>
        </w:numPr>
        <w:contextualSpacing/>
        <w:rPr>
          <w:rFonts w:eastAsia="Times New Roman"/>
          <w:color w:val="000000"/>
          <w:spacing w:val="0"/>
        </w:rPr>
      </w:pPr>
      <w:r w:rsidRPr="00C348BA">
        <w:rPr>
          <w:rFonts w:eastAsia="Times New Roman"/>
          <w:b/>
          <w:bCs/>
          <w:color w:val="000000"/>
          <w:spacing w:val="0"/>
        </w:rPr>
        <w:t>Mục đích:</w:t>
      </w:r>
      <w:r w:rsidRPr="00C348BA">
        <w:rPr>
          <w:rFonts w:eastAsia="Times New Roman"/>
          <w:color w:val="000000"/>
          <w:spacing w:val="0"/>
        </w:rPr>
        <w:t> Paraphrase đề bài.</w:t>
      </w:r>
    </w:p>
    <w:p w:rsidR="00C348BA" w:rsidRPr="00C348BA" w:rsidRDefault="00C348BA" w:rsidP="00C348BA">
      <w:pPr>
        <w:numPr>
          <w:ilvl w:val="0"/>
          <w:numId w:val="46"/>
        </w:numPr>
        <w:contextualSpacing/>
        <w:rPr>
          <w:rFonts w:eastAsia="Times New Roman"/>
          <w:color w:val="000000"/>
          <w:spacing w:val="0"/>
        </w:rPr>
      </w:pPr>
      <w:r w:rsidRPr="00C348BA">
        <w:rPr>
          <w:rFonts w:eastAsia="Times New Roman"/>
          <w:b/>
          <w:bCs/>
          <w:color w:val="000000"/>
          <w:spacing w:val="0"/>
        </w:rPr>
        <w:t>Kỹ thuật nâng cao:</w:t>
      </w:r>
      <w:r w:rsidRPr="00C348BA">
        <w:rPr>
          <w:rFonts w:eastAsia="Times New Roman"/>
          <w:color w:val="000000"/>
          <w:spacing w:val="0"/>
        </w:rPr>
        <w:t> Sử dụng cụm danh từ "demographic statistics" (số liệu nhân khẩu học) và "breakdown" (sự phân chia).</w:t>
      </w:r>
    </w:p>
    <w:p w:rsidR="00C348BA" w:rsidRPr="00C348BA" w:rsidRDefault="00C348BA" w:rsidP="00C348BA">
      <w:pPr>
        <w:contextualSpacing/>
        <w:rPr>
          <w:rFonts w:eastAsia="Times New Roman"/>
          <w:color w:val="000000"/>
          <w:spacing w:val="0"/>
        </w:rPr>
      </w:pPr>
      <w:r w:rsidRPr="00C348BA">
        <w:rPr>
          <w:rFonts w:eastAsia="Times New Roman"/>
          <w:b/>
          <w:bCs/>
          <w:color w:val="000000"/>
          <w:spacing w:val="0"/>
        </w:rPr>
        <w:t>Mẫu:</w:t>
      </w:r>
      <w:r w:rsidRPr="00C348BA">
        <w:rPr>
          <w:rFonts w:eastAsia="Times New Roman"/>
          <w:color w:val="000000"/>
          <w:spacing w:val="0"/>
        </w:rPr>
        <w:br/>
        <w:t>"The table provides </w:t>
      </w:r>
      <w:r w:rsidRPr="00C348BA">
        <w:rPr>
          <w:rFonts w:eastAsia="Times New Roman"/>
          <w:b/>
          <w:bCs/>
          <w:color w:val="000000"/>
          <w:spacing w:val="0"/>
        </w:rPr>
        <w:t>demographic statistics</w:t>
      </w:r>
      <w:r w:rsidRPr="00C348BA">
        <w:rPr>
          <w:rFonts w:eastAsia="Times New Roman"/>
          <w:color w:val="000000"/>
          <w:spacing w:val="0"/>
        </w:rPr>
        <w:t> regarding the total population of the UK and the specific </w:t>
      </w:r>
      <w:r w:rsidRPr="00C348BA">
        <w:rPr>
          <w:rFonts w:eastAsia="Times New Roman"/>
          <w:b/>
          <w:bCs/>
          <w:color w:val="000000"/>
          <w:spacing w:val="0"/>
        </w:rPr>
        <w:t>breakdown</w:t>
      </w:r>
      <w:r w:rsidRPr="00C348BA">
        <w:rPr>
          <w:rFonts w:eastAsia="Times New Roman"/>
          <w:color w:val="000000"/>
          <w:spacing w:val="0"/>
        </w:rPr>
        <w:t> of males and females aged 15 and 75 in three years: 1911, 1961, and 2011."</w:t>
      </w:r>
    </w:p>
    <w:p w:rsidR="00C348BA" w:rsidRPr="00C348BA" w:rsidRDefault="00C348BA" w:rsidP="00C348BA">
      <w:pPr>
        <w:contextualSpacing/>
        <w:outlineLvl w:val="2"/>
        <w:rPr>
          <w:rFonts w:eastAsia="Times New Roman"/>
          <w:b/>
          <w:bCs/>
          <w:color w:val="000000"/>
          <w:spacing w:val="0"/>
        </w:rPr>
      </w:pPr>
      <w:r w:rsidRPr="00C348BA">
        <w:rPr>
          <w:rFonts w:eastAsia="Times New Roman"/>
          <w:b/>
          <w:bCs/>
          <w:color w:val="000000"/>
          <w:spacing w:val="0"/>
        </w:rPr>
        <w:t>2. Tổng quan (Overview)</w:t>
      </w:r>
    </w:p>
    <w:p w:rsidR="00C348BA" w:rsidRPr="00C348BA" w:rsidRDefault="00C348BA" w:rsidP="00C348BA">
      <w:pPr>
        <w:numPr>
          <w:ilvl w:val="0"/>
          <w:numId w:val="47"/>
        </w:numPr>
        <w:contextualSpacing/>
        <w:rPr>
          <w:rFonts w:eastAsia="Times New Roman"/>
          <w:color w:val="000000"/>
          <w:spacing w:val="0"/>
        </w:rPr>
      </w:pPr>
      <w:r w:rsidRPr="00C348BA">
        <w:rPr>
          <w:rFonts w:eastAsia="Times New Roman"/>
          <w:b/>
          <w:bCs/>
          <w:color w:val="000000"/>
          <w:spacing w:val="0"/>
        </w:rPr>
        <w:t>Mục đích:</w:t>
      </w:r>
      <w:r w:rsidRPr="00C348BA">
        <w:rPr>
          <w:rFonts w:eastAsia="Times New Roman"/>
          <w:color w:val="000000"/>
          <w:spacing w:val="0"/>
        </w:rPr>
        <w:t> Nêu 2 xu hướng chính: Dân số tăng và Dân số già đi.</w:t>
      </w:r>
    </w:p>
    <w:p w:rsidR="00C348BA" w:rsidRPr="00C348BA" w:rsidRDefault="00C348BA" w:rsidP="00C348BA">
      <w:pPr>
        <w:numPr>
          <w:ilvl w:val="0"/>
          <w:numId w:val="47"/>
        </w:numPr>
        <w:contextualSpacing/>
        <w:rPr>
          <w:rFonts w:eastAsia="Times New Roman"/>
          <w:color w:val="000000"/>
          <w:spacing w:val="0"/>
        </w:rPr>
      </w:pPr>
      <w:r w:rsidRPr="00C348BA">
        <w:rPr>
          <w:rFonts w:eastAsia="Times New Roman"/>
          <w:b/>
          <w:bCs/>
          <w:color w:val="000000"/>
          <w:spacing w:val="0"/>
        </w:rPr>
        <w:t>Kỹ thuật nâng cao:</w:t>
      </w:r>
      <w:r w:rsidRPr="00C348BA">
        <w:rPr>
          <w:rFonts w:eastAsia="Times New Roman"/>
          <w:color w:val="000000"/>
          <w:spacing w:val="0"/>
        </w:rPr>
        <w:t> Dùng cấu trúc đối lập </w:t>
      </w:r>
      <w:r w:rsidRPr="00C348BA">
        <w:rPr>
          <w:rFonts w:eastAsia="Times New Roman"/>
          <w:i/>
          <w:iCs/>
          <w:color w:val="000000"/>
          <w:spacing w:val="0"/>
        </w:rPr>
        <w:t>While X increased, Y decreased</w:t>
      </w:r>
      <w:r w:rsidRPr="00C348BA">
        <w:rPr>
          <w:rFonts w:eastAsia="Times New Roman"/>
          <w:color w:val="000000"/>
          <w:spacing w:val="0"/>
        </w:rPr>
        <w:t>.</w:t>
      </w:r>
    </w:p>
    <w:p w:rsidR="00C348BA" w:rsidRDefault="00C348BA" w:rsidP="00C348BA">
      <w:pPr>
        <w:contextualSpacing/>
        <w:rPr>
          <w:rFonts w:eastAsia="Times New Roman"/>
          <w:color w:val="000000"/>
          <w:spacing w:val="0"/>
          <w:lang w:val="vi-VN"/>
        </w:rPr>
      </w:pPr>
      <w:r w:rsidRPr="00C348BA">
        <w:rPr>
          <w:rFonts w:eastAsia="Times New Roman"/>
          <w:b/>
          <w:bCs/>
          <w:color w:val="000000"/>
          <w:spacing w:val="0"/>
        </w:rPr>
        <w:lastRenderedPageBreak/>
        <w:t>Mẫu:</w:t>
      </w:r>
      <w:r w:rsidRPr="00C348BA">
        <w:rPr>
          <w:rFonts w:eastAsia="Times New Roman"/>
          <w:color w:val="000000"/>
          <w:spacing w:val="0"/>
        </w:rPr>
        <w:br/>
        <w:t>"</w:t>
      </w:r>
      <w:r w:rsidRPr="00C348BA">
        <w:rPr>
          <w:rFonts w:eastAsia="Times New Roman"/>
          <w:b/>
          <w:bCs/>
          <w:color w:val="000000"/>
          <w:spacing w:val="0"/>
        </w:rPr>
        <w:t>Overall</w:t>
      </w:r>
      <w:r w:rsidRPr="00C348BA">
        <w:rPr>
          <w:rFonts w:eastAsia="Times New Roman"/>
          <w:color w:val="000000"/>
          <w:spacing w:val="0"/>
        </w:rPr>
        <w:t>, the UK witnessed a steady increase in its total population over the century. Additionally, the population became significantly older; the proportion of 75-year-olds rose, </w:t>
      </w:r>
      <w:r w:rsidRPr="00C348BA">
        <w:rPr>
          <w:rFonts w:eastAsia="Times New Roman"/>
          <w:b/>
          <w:bCs/>
          <w:color w:val="000000"/>
          <w:spacing w:val="0"/>
        </w:rPr>
        <w:t>whereas</w:t>
      </w:r>
      <w:r w:rsidRPr="00C348BA">
        <w:rPr>
          <w:rFonts w:eastAsia="Times New Roman"/>
          <w:color w:val="000000"/>
          <w:spacing w:val="0"/>
        </w:rPr>
        <w:t> the percentage of 15-year-olds showed a downward trend."</w:t>
      </w:r>
    </w:p>
    <w:p w:rsidR="00C348BA" w:rsidRPr="00C348BA" w:rsidRDefault="00C348BA" w:rsidP="00C348BA">
      <w:pPr>
        <w:contextualSpacing/>
        <w:rPr>
          <w:rFonts w:eastAsia="Times New Roman"/>
          <w:color w:val="000000"/>
          <w:spacing w:val="0"/>
        </w:rPr>
      </w:pPr>
      <w:r w:rsidRPr="00C348BA">
        <w:rPr>
          <w:rFonts w:eastAsia="Times New Roman"/>
          <w:i/>
          <w:iCs/>
          <w:color w:val="000000"/>
          <w:spacing w:val="0"/>
        </w:rPr>
        <w:t>(Dịch: Nhìn chung, UK chứng kiến sự tăng trưởng dân số đều đặn. Thêm vào đó, dân số trở nên già hơn đáng kể; tỷ lệ người 75 tuổi tăng, trong khi tỷ lệ người 15 tuổi có xu hướng giảm.)</w:t>
      </w:r>
    </w:p>
    <w:p w:rsidR="00C348BA" w:rsidRPr="00C348BA" w:rsidRDefault="00C348BA" w:rsidP="00C348BA">
      <w:pPr>
        <w:contextualSpacing/>
        <w:outlineLvl w:val="2"/>
        <w:rPr>
          <w:rFonts w:eastAsia="Times New Roman"/>
          <w:b/>
          <w:bCs/>
          <w:color w:val="000000"/>
          <w:spacing w:val="0"/>
        </w:rPr>
      </w:pPr>
      <w:r w:rsidRPr="00C348BA">
        <w:rPr>
          <w:rFonts w:eastAsia="Times New Roman"/>
          <w:b/>
          <w:bCs/>
          <w:color w:val="000000"/>
          <w:spacing w:val="0"/>
        </w:rPr>
        <w:t>3. Thân bài 1 (Body Paragraph 1 – Tổng &amp; Nhóm 15 tuổi)</w:t>
      </w:r>
    </w:p>
    <w:p w:rsidR="00C348BA" w:rsidRPr="00C348BA" w:rsidRDefault="00C348BA" w:rsidP="00C348BA">
      <w:pPr>
        <w:numPr>
          <w:ilvl w:val="0"/>
          <w:numId w:val="48"/>
        </w:numPr>
        <w:contextualSpacing/>
        <w:rPr>
          <w:rFonts w:eastAsia="Times New Roman"/>
          <w:color w:val="000000"/>
          <w:spacing w:val="0"/>
        </w:rPr>
      </w:pPr>
      <w:r w:rsidRPr="00C348BA">
        <w:rPr>
          <w:rFonts w:eastAsia="Times New Roman"/>
          <w:b/>
          <w:bCs/>
          <w:color w:val="000000"/>
          <w:spacing w:val="0"/>
        </w:rPr>
        <w:t>Hướng triển khai:</w:t>
      </w:r>
      <w:r w:rsidRPr="00C348BA">
        <w:rPr>
          <w:rFonts w:eastAsia="Times New Roman"/>
          <w:color w:val="000000"/>
          <w:spacing w:val="0"/>
        </w:rPr>
        <w:t xml:space="preserve"> Nêu tổng dân số tăng </w:t>
      </w:r>
      <w:r>
        <w:rPr>
          <w:rFonts w:eastAsia="Times New Roman"/>
          <w:color w:val="000000"/>
          <w:spacing w:val="0"/>
          <w:lang w:val="vi-VN"/>
        </w:rPr>
        <w:t>-&gt;</w:t>
      </w:r>
      <w:r w:rsidRPr="00C348BA">
        <w:rPr>
          <w:rFonts w:eastAsia="Times New Roman"/>
          <w:color w:val="000000"/>
          <w:spacing w:val="0"/>
        </w:rPr>
        <w:t xml:space="preserve"> Đối lập với tỷ lệ nhóm 15 tuổi giảm $\to$ So sánh nam/nữ 15 tuổi.</w:t>
      </w:r>
    </w:p>
    <w:p w:rsidR="00C348BA" w:rsidRPr="00C348BA" w:rsidRDefault="00C348BA" w:rsidP="00C348BA">
      <w:pPr>
        <w:numPr>
          <w:ilvl w:val="0"/>
          <w:numId w:val="48"/>
        </w:numPr>
        <w:contextualSpacing/>
        <w:rPr>
          <w:rFonts w:eastAsia="Times New Roman"/>
          <w:color w:val="000000"/>
          <w:spacing w:val="0"/>
        </w:rPr>
      </w:pPr>
      <w:r w:rsidRPr="00C348BA">
        <w:rPr>
          <w:rFonts w:eastAsia="Times New Roman"/>
          <w:b/>
          <w:bCs/>
          <w:color w:val="000000"/>
          <w:spacing w:val="0"/>
        </w:rPr>
        <w:t>Phân tích số liệu thông minh:</w:t>
      </w:r>
      <w:r w:rsidRPr="00C348BA">
        <w:rPr>
          <w:rFonts w:eastAsia="Times New Roman"/>
          <w:color w:val="000000"/>
          <w:spacing w:val="0"/>
        </w:rPr>
        <w:t> Đừng chỉ liệt kê. Hãy chỉ ra rằng dù dân số tổng tăng, nhưng tỷ lệ người trẻ lại giảm.</w:t>
      </w:r>
    </w:p>
    <w:p w:rsidR="00C348BA" w:rsidRPr="00C348BA" w:rsidRDefault="00C348BA" w:rsidP="00C348BA">
      <w:pPr>
        <w:contextualSpacing/>
        <w:rPr>
          <w:rFonts w:eastAsia="Times New Roman"/>
          <w:color w:val="000000"/>
          <w:spacing w:val="0"/>
        </w:rPr>
      </w:pPr>
      <w:r w:rsidRPr="00C348BA">
        <w:rPr>
          <w:rFonts w:eastAsia="Times New Roman"/>
          <w:b/>
          <w:bCs/>
          <w:color w:val="000000"/>
          <w:spacing w:val="0"/>
        </w:rPr>
        <w:t>Mẫu:</w:t>
      </w:r>
      <w:r w:rsidRPr="00C348BA">
        <w:rPr>
          <w:rFonts w:eastAsia="Times New Roman"/>
          <w:color w:val="000000"/>
          <w:spacing w:val="0"/>
        </w:rPr>
        <w:br/>
        <w:t>"In terms of the general population, the figure </w:t>
      </w:r>
      <w:r w:rsidRPr="00C348BA">
        <w:rPr>
          <w:rFonts w:eastAsia="Times New Roman"/>
          <w:b/>
          <w:bCs/>
          <w:color w:val="000000"/>
          <w:spacing w:val="0"/>
        </w:rPr>
        <w:t>surged</w:t>
      </w:r>
      <w:r w:rsidRPr="00C348BA">
        <w:rPr>
          <w:rFonts w:eastAsia="Times New Roman"/>
          <w:color w:val="000000"/>
          <w:spacing w:val="0"/>
        </w:rPr>
        <w:t> from over 36 million in 1911 to roughly 56 million in 2011. Regarding the younger demographic, although the total number of 15-year-olds remained relatively stable, their percentage relative to the total population </w:t>
      </w:r>
      <w:r w:rsidRPr="00C348BA">
        <w:rPr>
          <w:rFonts w:eastAsia="Times New Roman"/>
          <w:b/>
          <w:bCs/>
          <w:color w:val="000000"/>
          <w:spacing w:val="0"/>
        </w:rPr>
        <w:t>dropped consistently</w:t>
      </w:r>
      <w:r w:rsidRPr="00C348BA">
        <w:rPr>
          <w:rFonts w:eastAsia="Times New Roman"/>
          <w:color w:val="000000"/>
          <w:spacing w:val="0"/>
        </w:rPr>
        <w:t>, from 1.86% to 1.23%. Interestingly, while females slightly outnumbered males in 1911, this trend </w:t>
      </w:r>
      <w:r w:rsidRPr="00C348BA">
        <w:rPr>
          <w:rFonts w:eastAsia="Times New Roman"/>
          <w:b/>
          <w:bCs/>
          <w:color w:val="000000"/>
          <w:spacing w:val="0"/>
        </w:rPr>
        <w:t>reversed</w:t>
      </w:r>
      <w:r w:rsidRPr="00C348BA">
        <w:rPr>
          <w:rFonts w:eastAsia="Times New Roman"/>
          <w:color w:val="000000"/>
          <w:spacing w:val="0"/>
        </w:rPr>
        <w:t> in later years, with males reaching 354,400 compared to 333,700 females in 2011."</w:t>
      </w:r>
    </w:p>
    <w:p w:rsidR="00C348BA" w:rsidRPr="00C348BA" w:rsidRDefault="00C348BA" w:rsidP="00C348BA">
      <w:pPr>
        <w:numPr>
          <w:ilvl w:val="0"/>
          <w:numId w:val="49"/>
        </w:numPr>
        <w:contextualSpacing/>
        <w:rPr>
          <w:rFonts w:eastAsia="Times New Roman"/>
          <w:color w:val="000000"/>
          <w:spacing w:val="0"/>
        </w:rPr>
      </w:pPr>
      <w:r w:rsidRPr="00C348BA">
        <w:rPr>
          <w:rFonts w:eastAsia="Times New Roman"/>
          <w:b/>
          <w:bCs/>
          <w:color w:val="000000"/>
          <w:spacing w:val="0"/>
        </w:rPr>
        <w:t>Từ vựng đắt:</w:t>
      </w:r>
      <w:r w:rsidRPr="00C348BA">
        <w:rPr>
          <w:rFonts w:eastAsia="Times New Roman"/>
          <w:color w:val="000000"/>
          <w:spacing w:val="0"/>
        </w:rPr>
        <w:t> </w:t>
      </w:r>
      <w:r w:rsidRPr="00C348BA">
        <w:rPr>
          <w:rFonts w:eastAsia="Times New Roman"/>
          <w:i/>
          <w:iCs/>
          <w:color w:val="000000"/>
          <w:spacing w:val="0"/>
        </w:rPr>
        <w:t>Surged</w:t>
      </w:r>
      <w:r w:rsidRPr="00C348BA">
        <w:rPr>
          <w:rFonts w:eastAsia="Times New Roman"/>
          <w:color w:val="000000"/>
          <w:spacing w:val="0"/>
        </w:rPr>
        <w:t> (tăng vọt), </w:t>
      </w:r>
      <w:r w:rsidRPr="00C348BA">
        <w:rPr>
          <w:rFonts w:eastAsia="Times New Roman"/>
          <w:i/>
          <w:iCs/>
          <w:color w:val="000000"/>
          <w:spacing w:val="0"/>
        </w:rPr>
        <w:t>Dropped consistently</w:t>
      </w:r>
      <w:r w:rsidRPr="00C348BA">
        <w:rPr>
          <w:rFonts w:eastAsia="Times New Roman"/>
          <w:color w:val="000000"/>
          <w:spacing w:val="0"/>
        </w:rPr>
        <w:t> (giảm liên tục), </w:t>
      </w:r>
      <w:r w:rsidRPr="00C348BA">
        <w:rPr>
          <w:rFonts w:eastAsia="Times New Roman"/>
          <w:i/>
          <w:iCs/>
          <w:color w:val="000000"/>
          <w:spacing w:val="0"/>
        </w:rPr>
        <w:t>Reversed</w:t>
      </w:r>
      <w:r w:rsidRPr="00C348BA">
        <w:rPr>
          <w:rFonts w:eastAsia="Times New Roman"/>
          <w:color w:val="000000"/>
          <w:spacing w:val="0"/>
        </w:rPr>
        <w:t> (đảo ngược), </w:t>
      </w:r>
      <w:r w:rsidRPr="00C348BA">
        <w:rPr>
          <w:rFonts w:eastAsia="Times New Roman"/>
          <w:i/>
          <w:iCs/>
          <w:color w:val="000000"/>
          <w:spacing w:val="0"/>
        </w:rPr>
        <w:t>Outnumbered</w:t>
      </w:r>
      <w:r w:rsidRPr="00C348BA">
        <w:rPr>
          <w:rFonts w:eastAsia="Times New Roman"/>
          <w:color w:val="000000"/>
          <w:spacing w:val="0"/>
        </w:rPr>
        <w:t> (đông hơn).</w:t>
      </w:r>
    </w:p>
    <w:p w:rsidR="00C348BA" w:rsidRPr="00C348BA" w:rsidRDefault="00C348BA" w:rsidP="00C348BA">
      <w:pPr>
        <w:contextualSpacing/>
        <w:outlineLvl w:val="2"/>
        <w:rPr>
          <w:rFonts w:eastAsia="Times New Roman"/>
          <w:b/>
          <w:bCs/>
          <w:color w:val="000000"/>
          <w:spacing w:val="0"/>
        </w:rPr>
      </w:pPr>
      <w:r w:rsidRPr="00C348BA">
        <w:rPr>
          <w:rFonts w:eastAsia="Times New Roman"/>
          <w:b/>
          <w:bCs/>
          <w:color w:val="000000"/>
          <w:spacing w:val="0"/>
        </w:rPr>
        <w:t>4. Thân bài 2 (Body Paragraph 2 – Nhóm 75 tuổi)</w:t>
      </w:r>
    </w:p>
    <w:p w:rsidR="00C348BA" w:rsidRPr="00C348BA" w:rsidRDefault="00C348BA" w:rsidP="00C348BA">
      <w:pPr>
        <w:numPr>
          <w:ilvl w:val="0"/>
          <w:numId w:val="50"/>
        </w:numPr>
        <w:contextualSpacing/>
        <w:rPr>
          <w:rFonts w:eastAsia="Times New Roman"/>
          <w:color w:val="000000"/>
          <w:spacing w:val="0"/>
        </w:rPr>
      </w:pPr>
      <w:r w:rsidRPr="00C348BA">
        <w:rPr>
          <w:rFonts w:eastAsia="Times New Roman"/>
          <w:b/>
          <w:bCs/>
          <w:color w:val="000000"/>
          <w:spacing w:val="0"/>
        </w:rPr>
        <w:t>Hướng triển khai:</w:t>
      </w:r>
      <w:r w:rsidRPr="00C348BA">
        <w:rPr>
          <w:rFonts w:eastAsia="Times New Roman"/>
          <w:color w:val="000000"/>
          <w:spacing w:val="0"/>
        </w:rPr>
        <w:t> Nêu tỷ lệ tăng gấp 3 lần $\to$ Số lượng thực tế tăng mạnh $\to$ Nhấn mạnh nữ nhiều hơn nam.</w:t>
      </w:r>
    </w:p>
    <w:p w:rsidR="00C348BA" w:rsidRPr="00C348BA" w:rsidRDefault="00C348BA" w:rsidP="00C348BA">
      <w:pPr>
        <w:numPr>
          <w:ilvl w:val="0"/>
          <w:numId w:val="50"/>
        </w:numPr>
        <w:contextualSpacing/>
        <w:rPr>
          <w:rFonts w:eastAsia="Times New Roman"/>
          <w:color w:val="000000"/>
          <w:spacing w:val="0"/>
        </w:rPr>
      </w:pPr>
      <w:r w:rsidRPr="00C348BA">
        <w:rPr>
          <w:rFonts w:eastAsia="Times New Roman"/>
          <w:b/>
          <w:bCs/>
          <w:color w:val="000000"/>
          <w:spacing w:val="0"/>
        </w:rPr>
        <w:t>Phân tích số liệu thông minh:</w:t>
      </w:r>
      <w:r w:rsidRPr="00C348BA">
        <w:rPr>
          <w:rFonts w:eastAsia="Times New Roman"/>
          <w:color w:val="000000"/>
          <w:spacing w:val="0"/>
        </w:rPr>
        <w:t> Nhấn mạnh sự chênh lệch lớn giữa hai giới ở độ tuổi này.</w:t>
      </w:r>
    </w:p>
    <w:p w:rsidR="00C348BA" w:rsidRPr="00C348BA" w:rsidRDefault="00C348BA" w:rsidP="00C348BA">
      <w:pPr>
        <w:contextualSpacing/>
        <w:rPr>
          <w:rFonts w:eastAsia="Times New Roman"/>
          <w:color w:val="000000"/>
          <w:spacing w:val="0"/>
          <w:lang w:val="vi-VN"/>
        </w:rPr>
      </w:pPr>
      <w:r w:rsidRPr="00C348BA">
        <w:rPr>
          <w:rFonts w:eastAsia="Times New Roman"/>
          <w:b/>
          <w:bCs/>
          <w:color w:val="000000"/>
          <w:spacing w:val="0"/>
        </w:rPr>
        <w:t>Mẫu:</w:t>
      </w:r>
      <w:r w:rsidRPr="00C348BA">
        <w:rPr>
          <w:rFonts w:eastAsia="Times New Roman"/>
          <w:color w:val="000000"/>
          <w:spacing w:val="0"/>
        </w:rPr>
        <w:br/>
        <w:t>"Turning to the elderly age group, the proportion of 75-year-olds experienced a </w:t>
      </w:r>
      <w:r w:rsidRPr="00C348BA">
        <w:rPr>
          <w:rFonts w:eastAsia="Times New Roman"/>
          <w:b/>
          <w:bCs/>
          <w:color w:val="000000"/>
          <w:spacing w:val="0"/>
        </w:rPr>
        <w:t>threefold increase</w:t>
      </w:r>
      <w:r w:rsidRPr="00C348BA">
        <w:rPr>
          <w:rFonts w:eastAsia="Times New Roman"/>
          <w:color w:val="000000"/>
          <w:spacing w:val="0"/>
        </w:rPr>
        <w:t>, rising from a negligible 0.23% to 0.70%. In terms of raw numbers, both genders saw substantial growth, but there was a distinct</w:t>
      </w:r>
      <w:r>
        <w:rPr>
          <w:rFonts w:eastAsia="Times New Roman"/>
          <w:color w:val="000000"/>
          <w:spacing w:val="0"/>
          <w:lang w:val="vi-VN"/>
        </w:rPr>
        <w:t xml:space="preserve"> </w:t>
      </w:r>
      <w:r w:rsidRPr="00C348BA">
        <w:rPr>
          <w:rFonts w:eastAsia="Times New Roman"/>
          <w:b/>
          <w:bCs/>
          <w:color w:val="000000"/>
          <w:spacing w:val="0"/>
        </w:rPr>
        <w:t>gender disparity</w:t>
      </w:r>
      <w:r w:rsidRPr="00C348BA">
        <w:rPr>
          <w:rFonts w:eastAsia="Times New Roman"/>
          <w:color w:val="000000"/>
          <w:spacing w:val="0"/>
        </w:rPr>
        <w:t>.</w:t>
      </w:r>
      <w:r>
        <w:rPr>
          <w:rFonts w:eastAsia="Times New Roman"/>
          <w:color w:val="000000"/>
          <w:spacing w:val="0"/>
          <w:lang w:val="vi-VN"/>
        </w:rPr>
        <w:t xml:space="preserve"> </w:t>
      </w:r>
      <w:r w:rsidRPr="00C348BA">
        <w:rPr>
          <w:rFonts w:eastAsia="Times New Roman"/>
          <w:color w:val="000000"/>
          <w:spacing w:val="0"/>
        </w:rPr>
        <w:t>Females consistently </w:t>
      </w:r>
      <w:r w:rsidRPr="00C348BA">
        <w:rPr>
          <w:rFonts w:eastAsia="Times New Roman"/>
          <w:b/>
          <w:bCs/>
          <w:color w:val="000000"/>
          <w:spacing w:val="0"/>
        </w:rPr>
        <w:t>exceeded</w:t>
      </w:r>
      <w:r w:rsidRPr="00C348BA">
        <w:rPr>
          <w:rFonts w:eastAsia="Times New Roman"/>
          <w:color w:val="000000"/>
          <w:spacing w:val="0"/>
        </w:rPr>
        <w:t> males in this category. By 2011, the number of 75-year-old women stood at 210,100, which was significantly higher than the male figure of 181,300."</w:t>
      </w:r>
    </w:p>
    <w:p w:rsidR="00C348BA" w:rsidRPr="00C348BA" w:rsidRDefault="00C348BA" w:rsidP="00C348BA">
      <w:pPr>
        <w:numPr>
          <w:ilvl w:val="0"/>
          <w:numId w:val="51"/>
        </w:numPr>
        <w:contextualSpacing/>
        <w:rPr>
          <w:rFonts w:eastAsia="Times New Roman"/>
          <w:color w:val="000000"/>
          <w:spacing w:val="0"/>
        </w:rPr>
      </w:pPr>
      <w:r w:rsidRPr="00C348BA">
        <w:rPr>
          <w:rFonts w:eastAsia="Times New Roman"/>
          <w:b/>
          <w:bCs/>
          <w:color w:val="000000"/>
          <w:spacing w:val="0"/>
        </w:rPr>
        <w:t>Từ vựng đắt:</w:t>
      </w:r>
      <w:r w:rsidRPr="00C348BA">
        <w:rPr>
          <w:rFonts w:eastAsia="Times New Roman"/>
          <w:color w:val="000000"/>
          <w:spacing w:val="0"/>
        </w:rPr>
        <w:t> </w:t>
      </w:r>
      <w:r w:rsidRPr="00C348BA">
        <w:rPr>
          <w:rFonts w:eastAsia="Times New Roman"/>
          <w:i/>
          <w:iCs/>
          <w:color w:val="000000"/>
          <w:spacing w:val="0"/>
        </w:rPr>
        <w:t>Threefold increase</w:t>
      </w:r>
      <w:r w:rsidRPr="00C348BA">
        <w:rPr>
          <w:rFonts w:eastAsia="Times New Roman"/>
          <w:color w:val="000000"/>
          <w:spacing w:val="0"/>
        </w:rPr>
        <w:t> (tăng gấp 3), </w:t>
      </w:r>
      <w:r w:rsidRPr="00C348BA">
        <w:rPr>
          <w:rFonts w:eastAsia="Times New Roman"/>
          <w:i/>
          <w:iCs/>
          <w:color w:val="000000"/>
          <w:spacing w:val="0"/>
        </w:rPr>
        <w:t>Negligible</w:t>
      </w:r>
      <w:r w:rsidRPr="00C348BA">
        <w:rPr>
          <w:rFonts w:eastAsia="Times New Roman"/>
          <w:color w:val="000000"/>
          <w:spacing w:val="0"/>
        </w:rPr>
        <w:t> (không đáng kể - dùng cho số 0.23%), </w:t>
      </w:r>
      <w:r w:rsidRPr="00C348BA">
        <w:rPr>
          <w:rFonts w:eastAsia="Times New Roman"/>
          <w:i/>
          <w:iCs/>
          <w:color w:val="000000"/>
          <w:spacing w:val="0"/>
        </w:rPr>
        <w:t>Gender disparity</w:t>
      </w:r>
      <w:r w:rsidRPr="00C348BA">
        <w:rPr>
          <w:rFonts w:eastAsia="Times New Roman"/>
          <w:color w:val="000000"/>
          <w:spacing w:val="0"/>
        </w:rPr>
        <w:t>(chênh lệch giới tính), </w:t>
      </w:r>
      <w:r w:rsidRPr="00C348BA">
        <w:rPr>
          <w:rFonts w:eastAsia="Times New Roman"/>
          <w:i/>
          <w:iCs/>
          <w:color w:val="000000"/>
          <w:spacing w:val="0"/>
        </w:rPr>
        <w:t>Exceeded</w:t>
      </w:r>
      <w:r w:rsidRPr="00C348BA">
        <w:rPr>
          <w:rFonts w:eastAsia="Times New Roman"/>
          <w:color w:val="000000"/>
          <w:spacing w:val="0"/>
        </w:rPr>
        <w:t> (vượt quá).</w:t>
      </w:r>
    </w:p>
    <w:p w:rsidR="00C348BA" w:rsidRPr="00C348BA" w:rsidRDefault="00B53BEE" w:rsidP="00C348BA">
      <w:pPr>
        <w:contextualSpacing/>
        <w:rPr>
          <w:rFonts w:eastAsia="Times New Roman"/>
          <w:color w:val="auto"/>
          <w:spacing w:val="0"/>
        </w:rPr>
      </w:pPr>
      <w:r w:rsidRPr="00B53BEE">
        <w:rPr>
          <w:rFonts w:eastAsia="Times New Roman"/>
          <w:noProof/>
          <w:color w:val="auto"/>
          <w:spacing w:val="0"/>
        </w:rPr>
        <w:lastRenderedPageBreak/>
        <w:pict>
          <v:rect id="_x0000_i1029" alt="" style="width:468pt;height:.05pt;mso-width-percent:0;mso-height-percent:0;mso-width-percent:0;mso-height-percent:0" o:hralign="center" o:hrstd="t" o:hr="t" fillcolor="#a0a0a0" stroked="f"/>
        </w:pict>
      </w:r>
    </w:p>
    <w:p w:rsidR="00C348BA" w:rsidRPr="00C348BA" w:rsidRDefault="00C348BA" w:rsidP="00C348BA">
      <w:pPr>
        <w:contextualSpacing/>
        <w:outlineLvl w:val="1"/>
        <w:rPr>
          <w:rFonts w:eastAsia="Times New Roman"/>
          <w:b/>
          <w:bCs/>
          <w:color w:val="000000"/>
          <w:spacing w:val="0"/>
        </w:rPr>
      </w:pPr>
      <w:r w:rsidRPr="00C348BA">
        <w:rPr>
          <w:rFonts w:eastAsia="Times New Roman"/>
          <w:b/>
          <w:bCs/>
          <w:color w:val="000000"/>
          <w:spacing w:val="0"/>
        </w:rPr>
        <w:t>IV. TỪ VỰNG VÀ CẤU TRÚC (LANGUAGE FOCUS)</w:t>
      </w:r>
    </w:p>
    <w:p w:rsidR="00C348BA" w:rsidRPr="00C348BA" w:rsidRDefault="00C348BA" w:rsidP="00C348BA">
      <w:pPr>
        <w:contextualSpacing/>
        <w:rPr>
          <w:rFonts w:eastAsia="Times New Roman"/>
          <w:color w:val="000000"/>
          <w:spacing w:val="0"/>
        </w:rPr>
      </w:pPr>
      <w:r w:rsidRPr="00C348BA">
        <w:rPr>
          <w:rFonts w:eastAsia="Times New Roman"/>
          <w:color w:val="000000"/>
          <w:spacing w:val="0"/>
        </w:rPr>
        <w:t>Để nâng band điểm từ 5.0 lên 6.0+, học sinh cần thay đổi từ vựng cơ bản sang từ vựng học thuật hơn.</w:t>
      </w:r>
    </w:p>
    <w:p w:rsidR="00C348BA" w:rsidRPr="00C348BA" w:rsidRDefault="00C348BA" w:rsidP="00C348BA">
      <w:pPr>
        <w:contextualSpacing/>
        <w:outlineLvl w:val="2"/>
        <w:rPr>
          <w:rFonts w:eastAsia="Times New Roman"/>
          <w:b/>
          <w:bCs/>
          <w:color w:val="000000"/>
          <w:spacing w:val="0"/>
        </w:rPr>
      </w:pPr>
      <w:r w:rsidRPr="00C348BA">
        <w:rPr>
          <w:rFonts w:eastAsia="Times New Roman"/>
          <w:b/>
          <w:bCs/>
          <w:color w:val="000000"/>
          <w:spacing w:val="0"/>
        </w:rPr>
        <w:t>1. Từ vựng miêu tả xu hướng &amp; So sánh (Trend &amp; Comparison)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2204"/>
        <w:gridCol w:w="1408"/>
        <w:gridCol w:w="3836"/>
      </w:tblGrid>
      <w:tr w:rsidR="00C348BA" w:rsidRPr="00C348BA" w:rsidTr="00C348BA">
        <w:trPr>
          <w:tblHeader/>
          <w:tblCellSpacing w:w="15" w:type="dxa"/>
        </w:trPr>
        <w:tc>
          <w:tcPr>
            <w:tcW w:w="0" w:type="auto"/>
            <w:vAlign w:val="center"/>
            <w:hideMark/>
          </w:tcPr>
          <w:p w:rsidR="00C348BA" w:rsidRPr="00C348BA" w:rsidRDefault="00C348BA" w:rsidP="00C348BA">
            <w:pPr>
              <w:contextualSpacing/>
              <w:jc w:val="left"/>
              <w:rPr>
                <w:rFonts w:eastAsia="Times New Roman"/>
                <w:b/>
                <w:bCs/>
                <w:color w:val="auto"/>
                <w:spacing w:val="0"/>
              </w:rPr>
            </w:pPr>
            <w:r w:rsidRPr="00C348BA">
              <w:rPr>
                <w:rFonts w:eastAsia="Times New Roman"/>
                <w:b/>
                <w:bCs/>
                <w:color w:val="auto"/>
                <w:spacing w:val="0"/>
              </w:rPr>
              <w:t>Từ cơ bản (Band 5.0)</w:t>
            </w:r>
          </w:p>
        </w:tc>
        <w:tc>
          <w:tcPr>
            <w:tcW w:w="0" w:type="auto"/>
            <w:vAlign w:val="center"/>
            <w:hideMark/>
          </w:tcPr>
          <w:p w:rsidR="00C348BA" w:rsidRPr="00C348BA" w:rsidRDefault="00C348BA" w:rsidP="00C348BA">
            <w:pPr>
              <w:contextualSpacing/>
              <w:jc w:val="left"/>
              <w:rPr>
                <w:rFonts w:eastAsia="Times New Roman"/>
                <w:b/>
                <w:bCs/>
                <w:color w:val="auto"/>
                <w:spacing w:val="0"/>
              </w:rPr>
            </w:pPr>
            <w:r w:rsidRPr="00C348BA">
              <w:rPr>
                <w:rFonts w:eastAsia="Times New Roman"/>
                <w:b/>
                <w:bCs/>
                <w:color w:val="auto"/>
                <w:spacing w:val="0"/>
              </w:rPr>
              <w:t>Từ nâng cao (Band 6.0+)</w:t>
            </w:r>
          </w:p>
        </w:tc>
        <w:tc>
          <w:tcPr>
            <w:tcW w:w="0" w:type="auto"/>
            <w:vAlign w:val="center"/>
            <w:hideMark/>
          </w:tcPr>
          <w:p w:rsidR="00C348BA" w:rsidRPr="00C348BA" w:rsidRDefault="00C348BA" w:rsidP="00C348BA">
            <w:pPr>
              <w:contextualSpacing/>
              <w:jc w:val="left"/>
              <w:rPr>
                <w:rFonts w:eastAsia="Times New Roman"/>
                <w:b/>
                <w:bCs/>
                <w:color w:val="auto"/>
                <w:spacing w:val="0"/>
              </w:rPr>
            </w:pPr>
            <w:r w:rsidRPr="00C348BA">
              <w:rPr>
                <w:rFonts w:eastAsia="Times New Roman"/>
                <w:b/>
                <w:bCs/>
                <w:color w:val="auto"/>
                <w:spacing w:val="0"/>
              </w:rPr>
              <w:t>Nghĩa</w:t>
            </w:r>
          </w:p>
        </w:tc>
        <w:tc>
          <w:tcPr>
            <w:tcW w:w="0" w:type="auto"/>
            <w:vAlign w:val="center"/>
            <w:hideMark/>
          </w:tcPr>
          <w:p w:rsidR="00C348BA" w:rsidRPr="00C348BA" w:rsidRDefault="00C348BA" w:rsidP="00C348BA">
            <w:pPr>
              <w:contextualSpacing/>
              <w:jc w:val="left"/>
              <w:rPr>
                <w:rFonts w:eastAsia="Times New Roman"/>
                <w:b/>
                <w:bCs/>
                <w:color w:val="auto"/>
                <w:spacing w:val="0"/>
              </w:rPr>
            </w:pPr>
            <w:r w:rsidRPr="00C348BA">
              <w:rPr>
                <w:rFonts w:eastAsia="Times New Roman"/>
                <w:b/>
                <w:bCs/>
                <w:color w:val="auto"/>
                <w:spacing w:val="0"/>
              </w:rPr>
              <w:t>Ví dụ áp dụng</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Go up / Increase</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Surge / Escalate</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Tăng mạnh</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The population surged to 56 million.</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Go down / Decrease</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Show a downward trend</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Xu hướng giảm</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The % of 15-year-olds showed a downward trend.</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More than</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Outnumber / Exceed</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Đông hơn / Vượt</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Females outnumbered males.</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Change to opposite</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Reverse</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Đảo ngược</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The trend reversed in 2011.</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Big difference</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Disparity / Gap</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Sự chênh lệch</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A distinct gender disparity.</w:t>
            </w:r>
          </w:p>
        </w:tc>
      </w:tr>
      <w:tr w:rsidR="00C348BA" w:rsidRPr="00C348BA" w:rsidTr="00C348BA">
        <w:trPr>
          <w:tblCellSpacing w:w="15" w:type="dxa"/>
        </w:trPr>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Very small</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b/>
                <w:bCs/>
                <w:color w:val="auto"/>
                <w:spacing w:val="0"/>
              </w:rPr>
              <w:t>Negligible / Marginal</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Không đáng kể</w:t>
            </w:r>
          </w:p>
        </w:tc>
        <w:tc>
          <w:tcPr>
            <w:tcW w:w="0" w:type="auto"/>
            <w:vAlign w:val="center"/>
            <w:hideMark/>
          </w:tcPr>
          <w:p w:rsidR="00C348BA" w:rsidRPr="00C348BA" w:rsidRDefault="00C348BA" w:rsidP="00C348BA">
            <w:pPr>
              <w:contextualSpacing/>
              <w:jc w:val="left"/>
              <w:rPr>
                <w:rFonts w:eastAsia="Times New Roman"/>
                <w:color w:val="auto"/>
                <w:spacing w:val="0"/>
              </w:rPr>
            </w:pPr>
            <w:r w:rsidRPr="00C348BA">
              <w:rPr>
                <w:rFonts w:eastAsia="Times New Roman"/>
                <w:color w:val="auto"/>
                <w:spacing w:val="0"/>
              </w:rPr>
              <w:t>Starting from a negligible 0.23%.</w:t>
            </w:r>
          </w:p>
        </w:tc>
      </w:tr>
    </w:tbl>
    <w:p w:rsidR="00C348BA" w:rsidRDefault="00C348BA" w:rsidP="00C348BA">
      <w:pPr>
        <w:contextualSpacing/>
        <w:outlineLvl w:val="2"/>
        <w:rPr>
          <w:rFonts w:eastAsia="Times New Roman"/>
          <w:b/>
          <w:bCs/>
          <w:color w:val="000000"/>
          <w:spacing w:val="0"/>
          <w:lang w:val="vi-VN"/>
        </w:rPr>
      </w:pPr>
    </w:p>
    <w:p w:rsidR="00C348BA" w:rsidRPr="00C348BA" w:rsidRDefault="00C348BA" w:rsidP="00C348BA">
      <w:pPr>
        <w:contextualSpacing/>
        <w:outlineLvl w:val="2"/>
        <w:rPr>
          <w:rFonts w:eastAsia="Times New Roman"/>
          <w:b/>
          <w:bCs/>
          <w:color w:val="000000"/>
          <w:spacing w:val="0"/>
        </w:rPr>
      </w:pPr>
      <w:r w:rsidRPr="00C348BA">
        <w:rPr>
          <w:rFonts w:eastAsia="Times New Roman"/>
          <w:b/>
          <w:bCs/>
          <w:color w:val="000000"/>
          <w:spacing w:val="0"/>
        </w:rPr>
        <w:t>2. Cấu trúc câu ăn điểm (Sentence Structures)</w:t>
      </w:r>
    </w:p>
    <w:p w:rsidR="00C348BA" w:rsidRPr="00C348BA" w:rsidRDefault="00C348BA" w:rsidP="00C348BA">
      <w:pPr>
        <w:contextualSpacing/>
        <w:rPr>
          <w:rFonts w:eastAsia="Times New Roman"/>
          <w:color w:val="000000"/>
          <w:spacing w:val="0"/>
        </w:rPr>
      </w:pPr>
      <w:r w:rsidRPr="00C348BA">
        <w:rPr>
          <w:rFonts w:eastAsia="Times New Roman"/>
          <w:b/>
          <w:bCs/>
          <w:color w:val="000000"/>
          <w:spacing w:val="0"/>
        </w:rPr>
        <w:t>a. Cấu trúc "While/Whereas" (Mệnh đề đối lập):</w:t>
      </w:r>
    </w:p>
    <w:p w:rsidR="00C348BA" w:rsidRPr="00C348BA" w:rsidRDefault="00C348BA" w:rsidP="00C348BA">
      <w:pPr>
        <w:numPr>
          <w:ilvl w:val="0"/>
          <w:numId w:val="52"/>
        </w:numPr>
        <w:contextualSpacing/>
        <w:rPr>
          <w:rFonts w:eastAsia="Times New Roman"/>
          <w:color w:val="000000"/>
          <w:spacing w:val="0"/>
        </w:rPr>
      </w:pPr>
      <w:r w:rsidRPr="00C348BA">
        <w:rPr>
          <w:rFonts w:eastAsia="Times New Roman"/>
          <w:i/>
          <w:iCs/>
          <w:color w:val="000000"/>
          <w:spacing w:val="0"/>
        </w:rPr>
        <w:t>Band 5.0:</w:t>
      </w:r>
      <w:r w:rsidRPr="00C348BA">
        <w:rPr>
          <w:rFonts w:eastAsia="Times New Roman"/>
          <w:color w:val="000000"/>
          <w:spacing w:val="0"/>
        </w:rPr>
        <w:t> The number of old people increased. The number of young people decreased.</w:t>
      </w:r>
    </w:p>
    <w:p w:rsidR="00C348BA" w:rsidRPr="00C348BA" w:rsidRDefault="00C348BA" w:rsidP="00C348BA">
      <w:pPr>
        <w:numPr>
          <w:ilvl w:val="0"/>
          <w:numId w:val="52"/>
        </w:numPr>
        <w:contextualSpacing/>
        <w:rPr>
          <w:rFonts w:eastAsia="Times New Roman"/>
          <w:color w:val="000000"/>
          <w:spacing w:val="0"/>
        </w:rPr>
      </w:pPr>
      <w:r w:rsidRPr="00C348BA">
        <w:rPr>
          <w:rFonts w:eastAsia="Times New Roman"/>
          <w:i/>
          <w:iCs/>
          <w:color w:val="000000"/>
          <w:spacing w:val="0"/>
        </w:rPr>
        <w:t>Band 6.0+:</w:t>
      </w:r>
      <w:r w:rsidRPr="00C348BA">
        <w:rPr>
          <w:rFonts w:eastAsia="Times New Roman"/>
          <w:color w:val="000000"/>
          <w:spacing w:val="0"/>
        </w:rPr>
        <w:t> The proportion of 75-year-olds rose significantly, </w:t>
      </w:r>
      <w:r w:rsidRPr="00C348BA">
        <w:rPr>
          <w:rFonts w:eastAsia="Times New Roman"/>
          <w:b/>
          <w:bCs/>
          <w:color w:val="000000"/>
          <w:spacing w:val="0"/>
        </w:rPr>
        <w:t>whereas</w:t>
      </w:r>
      <w:r w:rsidRPr="00C348BA">
        <w:rPr>
          <w:rFonts w:eastAsia="Times New Roman"/>
          <w:color w:val="000000"/>
          <w:spacing w:val="0"/>
        </w:rPr>
        <w:t> the percentage of 15-year-olds declined.</w:t>
      </w:r>
    </w:p>
    <w:p w:rsidR="00C348BA" w:rsidRPr="00C348BA" w:rsidRDefault="00C348BA" w:rsidP="00C348BA">
      <w:pPr>
        <w:contextualSpacing/>
        <w:rPr>
          <w:rFonts w:eastAsia="Times New Roman"/>
          <w:color w:val="000000"/>
          <w:spacing w:val="0"/>
        </w:rPr>
      </w:pPr>
      <w:r w:rsidRPr="00C348BA">
        <w:rPr>
          <w:rFonts w:eastAsia="Times New Roman"/>
          <w:b/>
          <w:bCs/>
          <w:color w:val="000000"/>
          <w:spacing w:val="0"/>
        </w:rPr>
        <w:t>b. Cấu trúc "Participial Phrase" (Rút gọn mệnh đề):</w:t>
      </w:r>
    </w:p>
    <w:p w:rsidR="00C348BA" w:rsidRPr="00C348BA" w:rsidRDefault="00C348BA" w:rsidP="00C348BA">
      <w:pPr>
        <w:numPr>
          <w:ilvl w:val="0"/>
          <w:numId w:val="53"/>
        </w:numPr>
        <w:contextualSpacing/>
        <w:rPr>
          <w:rFonts w:eastAsia="Times New Roman"/>
          <w:color w:val="000000"/>
          <w:spacing w:val="0"/>
        </w:rPr>
      </w:pPr>
      <w:r w:rsidRPr="00C348BA">
        <w:rPr>
          <w:rFonts w:eastAsia="Times New Roman"/>
          <w:i/>
          <w:iCs/>
          <w:color w:val="000000"/>
          <w:spacing w:val="0"/>
        </w:rPr>
        <w:t>Band 5.0:</w:t>
      </w:r>
      <w:r w:rsidRPr="00C348BA">
        <w:rPr>
          <w:rFonts w:eastAsia="Times New Roman"/>
          <w:color w:val="000000"/>
          <w:spacing w:val="0"/>
        </w:rPr>
        <w:t> The figure increased to 56 million. It ended the period at this number.</w:t>
      </w:r>
    </w:p>
    <w:p w:rsidR="00C348BA" w:rsidRPr="00C348BA" w:rsidRDefault="00C348BA" w:rsidP="00C348BA">
      <w:pPr>
        <w:numPr>
          <w:ilvl w:val="0"/>
          <w:numId w:val="53"/>
        </w:numPr>
        <w:contextualSpacing/>
        <w:rPr>
          <w:rFonts w:eastAsia="Times New Roman"/>
          <w:color w:val="000000"/>
          <w:spacing w:val="0"/>
        </w:rPr>
      </w:pPr>
      <w:r w:rsidRPr="00C348BA">
        <w:rPr>
          <w:rFonts w:eastAsia="Times New Roman"/>
          <w:i/>
          <w:iCs/>
          <w:color w:val="000000"/>
          <w:spacing w:val="0"/>
        </w:rPr>
        <w:t>Band 6.0+:</w:t>
      </w:r>
      <w:r w:rsidRPr="00C348BA">
        <w:rPr>
          <w:rFonts w:eastAsia="Times New Roman"/>
          <w:color w:val="000000"/>
          <w:spacing w:val="0"/>
        </w:rPr>
        <w:t> The figure surged to 56 million, </w:t>
      </w:r>
      <w:r w:rsidRPr="00C348BA">
        <w:rPr>
          <w:rFonts w:eastAsia="Times New Roman"/>
          <w:b/>
          <w:bCs/>
          <w:color w:val="000000"/>
          <w:spacing w:val="0"/>
        </w:rPr>
        <w:t>ending</w:t>
      </w:r>
      <w:r w:rsidRPr="00C348BA">
        <w:rPr>
          <w:rFonts w:eastAsia="Times New Roman"/>
          <w:color w:val="000000"/>
          <w:spacing w:val="0"/>
        </w:rPr>
        <w:t> the period at the highest point.</w:t>
      </w:r>
    </w:p>
    <w:p w:rsidR="00C348BA" w:rsidRPr="00C348BA" w:rsidRDefault="00C348BA" w:rsidP="00C348BA">
      <w:pPr>
        <w:contextualSpacing/>
        <w:rPr>
          <w:rFonts w:eastAsia="Times New Roman"/>
          <w:color w:val="000000"/>
          <w:spacing w:val="0"/>
        </w:rPr>
      </w:pPr>
      <w:r w:rsidRPr="00C348BA">
        <w:rPr>
          <w:rFonts w:eastAsia="Times New Roman"/>
          <w:b/>
          <w:bCs/>
          <w:color w:val="000000"/>
          <w:spacing w:val="0"/>
        </w:rPr>
        <w:t>c. Cấu trúc so sánh gấp lần:</w:t>
      </w:r>
    </w:p>
    <w:p w:rsidR="00C348BA" w:rsidRPr="00C348BA" w:rsidRDefault="00C348BA" w:rsidP="00C348BA">
      <w:pPr>
        <w:numPr>
          <w:ilvl w:val="0"/>
          <w:numId w:val="54"/>
        </w:numPr>
        <w:contextualSpacing/>
        <w:rPr>
          <w:rFonts w:eastAsia="Times New Roman"/>
          <w:color w:val="000000"/>
          <w:spacing w:val="0"/>
        </w:rPr>
      </w:pPr>
      <w:r w:rsidRPr="00C348BA">
        <w:rPr>
          <w:rFonts w:eastAsia="Times New Roman"/>
          <w:i/>
          <w:iCs/>
          <w:color w:val="000000"/>
          <w:spacing w:val="0"/>
        </w:rPr>
        <w:t>Band 5.0:</w:t>
      </w:r>
      <w:r w:rsidRPr="00C348BA">
        <w:rPr>
          <w:rFonts w:eastAsia="Times New Roman"/>
          <w:color w:val="000000"/>
          <w:spacing w:val="0"/>
        </w:rPr>
        <w:t> The percentage increased 3 times.</w:t>
      </w:r>
    </w:p>
    <w:p w:rsidR="00C348BA" w:rsidRPr="00C348BA" w:rsidRDefault="00C348BA" w:rsidP="00C348BA">
      <w:pPr>
        <w:numPr>
          <w:ilvl w:val="0"/>
          <w:numId w:val="54"/>
        </w:numPr>
        <w:contextualSpacing/>
        <w:rPr>
          <w:rFonts w:eastAsia="Times New Roman"/>
          <w:color w:val="000000"/>
          <w:spacing w:val="0"/>
        </w:rPr>
      </w:pPr>
      <w:r w:rsidRPr="00C348BA">
        <w:rPr>
          <w:rFonts w:eastAsia="Times New Roman"/>
          <w:i/>
          <w:iCs/>
          <w:color w:val="000000"/>
          <w:spacing w:val="0"/>
        </w:rPr>
        <w:t>Band 6.0+:</w:t>
      </w:r>
      <w:r w:rsidRPr="00C348BA">
        <w:rPr>
          <w:rFonts w:eastAsia="Times New Roman"/>
          <w:color w:val="000000"/>
          <w:spacing w:val="0"/>
        </w:rPr>
        <w:t> The percentage experienced a </w:t>
      </w:r>
      <w:r w:rsidRPr="00C348BA">
        <w:rPr>
          <w:rFonts w:eastAsia="Times New Roman"/>
          <w:b/>
          <w:bCs/>
          <w:color w:val="000000"/>
          <w:spacing w:val="0"/>
        </w:rPr>
        <w:t>threefold increase</w:t>
      </w:r>
      <w:r w:rsidRPr="00C348BA">
        <w:rPr>
          <w:rFonts w:eastAsia="Times New Roman"/>
          <w:color w:val="000000"/>
          <w:spacing w:val="0"/>
        </w:rPr>
        <w:t>.</w:t>
      </w:r>
    </w:p>
    <w:p w:rsidR="004A4E9F" w:rsidRDefault="004A4E9F" w:rsidP="004A4E9F">
      <w:pPr>
        <w:rPr>
          <w:lang w:val="vi-VN"/>
        </w:rPr>
      </w:pPr>
      <w:r>
        <w:rPr>
          <w:lang w:val="vi-VN"/>
        </w:rPr>
        <w:lastRenderedPageBreak/>
        <w:br w:type="page"/>
      </w:r>
    </w:p>
    <w:p w:rsidR="005960A6" w:rsidRPr="00651807" w:rsidRDefault="005960A6" w:rsidP="005960A6">
      <w:pPr>
        <w:contextualSpacing/>
        <w:rPr>
          <w:b/>
          <w:bCs/>
          <w:lang w:val="en-US"/>
        </w:rPr>
      </w:pPr>
      <w:r w:rsidRPr="00651807">
        <w:rPr>
          <w:b/>
          <w:bCs/>
          <w:lang w:val="en-US"/>
        </w:rPr>
        <w:lastRenderedPageBreak/>
        <w:t>W</w:t>
      </w:r>
      <w:r>
        <w:rPr>
          <w:b/>
          <w:bCs/>
          <w:lang w:val="en-US"/>
        </w:rPr>
        <w:t>7</w:t>
      </w:r>
      <w:r w:rsidRPr="00651807">
        <w:rPr>
          <w:b/>
          <w:bCs/>
          <w:lang w:val="vi-VN"/>
        </w:rPr>
        <w:t xml:space="preserve"> (</w:t>
      </w:r>
      <w:r>
        <w:rPr>
          <w:b/>
          <w:bCs/>
          <w:lang w:val="en-US"/>
        </w:rPr>
        <w:t>Feb</w:t>
      </w:r>
      <w:r w:rsidRPr="00651807">
        <w:rPr>
          <w:b/>
          <w:bCs/>
          <w:lang w:val="vi-VN"/>
        </w:rPr>
        <w:t xml:space="preserve"> </w:t>
      </w:r>
      <w:r>
        <w:rPr>
          <w:b/>
          <w:bCs/>
          <w:lang w:val="en-US"/>
        </w:rPr>
        <w:t>9</w:t>
      </w:r>
      <w:r w:rsidRPr="00651807">
        <w:rPr>
          <w:b/>
          <w:bCs/>
          <w:lang w:val="vi-VN"/>
        </w:rPr>
        <w:t>-1</w:t>
      </w:r>
      <w:r>
        <w:rPr>
          <w:b/>
          <w:bCs/>
          <w:lang w:val="en-US"/>
        </w:rPr>
        <w:t>5</w:t>
      </w:r>
      <w:r w:rsidRPr="00651807">
        <w:rPr>
          <w:b/>
          <w:bCs/>
          <w:lang w:val="vi-VN"/>
        </w:rPr>
        <w:t>)</w:t>
      </w:r>
      <w:r w:rsidRPr="00651807">
        <w:rPr>
          <w:b/>
          <w:bCs/>
          <w:lang w:val="en-US"/>
        </w:rPr>
        <w:t>: Reading</w:t>
      </w:r>
    </w:p>
    <w:p w:rsidR="005960A6" w:rsidRPr="005960A6" w:rsidRDefault="00B53BEE" w:rsidP="005960A6">
      <w:pPr>
        <w:contextualSpacing/>
        <w:rPr>
          <w:lang w:val="vi-VN"/>
        </w:rPr>
      </w:pPr>
      <w:r w:rsidRPr="00B53BEE">
        <w:rPr>
          <w:rFonts w:eastAsia="Times New Roman"/>
          <w:noProof/>
          <w:color w:val="auto"/>
          <w:spacing w:val="0"/>
        </w:rPr>
        <w:pict>
          <v:rect id="_x0000_i1028" alt="" style="width:468pt;height:.05pt;mso-width-percent:0;mso-height-percent:0;mso-width-percent:0;mso-height-percent:0" o:hralign="center" o:hrstd="t" o:hr="t" fillcolor="#a0a0a0" stroked="f"/>
        </w:pict>
      </w:r>
    </w:p>
    <w:p w:rsidR="005960A6" w:rsidRPr="005960A6" w:rsidRDefault="005960A6" w:rsidP="005960A6">
      <w:pPr>
        <w:contextualSpacing/>
        <w:jc w:val="center"/>
        <w:textAlignment w:val="baseline"/>
        <w:outlineLvl w:val="1"/>
        <w:rPr>
          <w:rFonts w:eastAsia="Times New Roman"/>
          <w:color w:val="333333"/>
          <w:spacing w:val="0"/>
        </w:rPr>
      </w:pPr>
      <w:r w:rsidRPr="005960A6">
        <w:rPr>
          <w:rFonts w:eastAsia="Times New Roman"/>
          <w:b/>
          <w:bCs/>
          <w:color w:val="333333"/>
          <w:spacing w:val="0"/>
          <w:bdr w:val="none" w:sz="0" w:space="0" w:color="auto" w:frame="1"/>
        </w:rPr>
        <w:t>Can Scientists tell us:</w:t>
      </w:r>
    </w:p>
    <w:p w:rsidR="005960A6" w:rsidRPr="005960A6" w:rsidRDefault="005960A6" w:rsidP="005960A6">
      <w:pPr>
        <w:contextualSpacing/>
        <w:jc w:val="center"/>
        <w:textAlignment w:val="baseline"/>
        <w:outlineLvl w:val="1"/>
        <w:rPr>
          <w:rFonts w:eastAsia="Times New Roman"/>
          <w:color w:val="333333"/>
          <w:spacing w:val="0"/>
        </w:rPr>
      </w:pPr>
      <w:r w:rsidRPr="005960A6">
        <w:rPr>
          <w:rFonts w:eastAsia="Times New Roman"/>
          <w:b/>
          <w:bCs/>
          <w:color w:val="333333"/>
          <w:spacing w:val="0"/>
          <w:bdr w:val="none" w:sz="0" w:space="0" w:color="auto" w:frame="1"/>
        </w:rPr>
        <w:t>What happiness is?</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A</w:t>
      </w:r>
    </w:p>
    <w:p w:rsidR="005960A6" w:rsidRPr="005960A6" w:rsidRDefault="005960A6" w:rsidP="005960A6">
      <w:pPr>
        <w:contextualSpacing/>
        <w:textAlignment w:val="baseline"/>
        <w:rPr>
          <w:rFonts w:eastAsia="Times New Roman"/>
          <w:color w:val="FFFFFF"/>
          <w:spacing w:val="0"/>
        </w:rPr>
      </w:pPr>
      <w:r w:rsidRPr="005960A6">
        <w:rPr>
          <w:rFonts w:eastAsia="Times New Roman"/>
          <w:color w:val="353535"/>
          <w:spacing w:val="0"/>
          <w:bdr w:val="none" w:sz="0" w:space="0" w:color="auto" w:frame="1"/>
        </w:rPr>
        <w:t>Economists accept that if people describe themselves as happy, then they are happy. However, psychologists differentiate between levels of happiness. The most immediate type involves a feeling; pleasure or joy. But sometimes happiness is a judgment that life is satisfying, and does not imply an emotional state. Esteemed psychologist Martin Seligman has spearheaded an effort to study the science of happiness. The bad news is that we’re not wired to be happy. The good news is that we can do something about it. Since its origins in a Leipzig laboratory 130 years ago, psychology has had little to say about goodness and contentment. Mostly psychologists have concerned themselves with weakness and misery. There are libraries full of theories about why we get sad, worried, and angry. It hasn’t been respectable science to study what happens when lives go well. Positive experiences, such as joy, kindness, altruism and heroism, have mainly been ignored. For every 100 psychology papers dealing with anxiety or depression, only one concerns a positive trait.</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B</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A few pioneers in experimental psychology bucked the trend. Professor Alice Isen of Cornell University and colleagues have demonstrated how positive emotions make people think faster and more creatively. Showing how easy it is to give people an intellectual boost, Isen divided doctors making a tricky diagnosis into three groups: one received candy, one read humanistic statements about medicine, one was a control group. The doctors who had candy displayed the most creative thinking and worked more efficiently. Inspired by Isen and others, Seligman got stuck in. He raised millions of dollars of research money and funded 50 research groups involving 150 scientists across the world. Four positive psychology centres opened, decorated in cheerful colours and furnished with sofas and baby-sitters. There were get-togethers on Mexican beaches where psychologists would snorkel and eat fajitas, then form “pods” to discuss subjects such as wonder and awe. A thousand therapists were coached in the new science.</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C</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lastRenderedPageBreak/>
        <w:t>But critics are demanding answers to big questions. What is the point of defining levels of haziness and classifying the virtues? Aren’t these concepts vague and impossible to pin down? Can you justify spending funds to research positive states when there are problems such as famine, flood and epidemic depression to be solved? Seligman knows his work can be belittled alongside trite notions such as “the power of positive thinking”. His plan to stop the new science floating “on the waves of self- improvement fashion” is to make sure it is anchored to positive philosophy above, and to positive biology below.</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D</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And this takes us back to our evolutionary past Homo sapiens evolved during the Pleistocene era (1.8 m to 10,000 years ago), a time of hardship and turmoil. It was the Ice Age, and our ancestors endured long freezes as glaciers formed, then ferocious floods as the ice masses melted. We shared the planet with terrifying creatures such as mammoths, elephant-sized ground sloths and sabre-toothed cats. But by the end of the Pleistocene, all these animals were extinct. Humans, on the other hand, had evolved large brains and used their intelligence to make fire and sophisticated tools, to develop talk and social rituals. Survival in a time of adversity forged our brains into a persistent mould. Professor Seligman says: “Because our brain evolved during a time of ice, flood and famine, we have a catastrophic brain. The way the brain works is looking for what’s wrong. The problem is, that worked in the Pleistocene era. It favoured you, but it doesn’t work in the modem world”.</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E</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Although most people rate themselves as happy, there is a wealth of evidence to show that negative thinking is deeply ingrained in the human psyche. Experiments show that we remember failures more vividly than success. We dwell on what went badly, not what went well. Of the six universal emotions, four anger, fear, disgust and sadness are negative and only one, joy, is positive. (The sixth, surprise, is neutral). According to the psychologist Daniel Nettle, author of Happiness, and one of the Royal Institution lectures, the negative emotion each tells us “something bad has happened” and suggest a different course of action.</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F</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 xml:space="preserve">What is it about the structure of the brain that underlies our bias towards negative thinking? And is there a biology of joy? At Iowa University, neuroscientist studied what happens when people are shown pleasant and unpleasant pictures. When subjects see landscapes or dolphins playing, </w:t>
      </w:r>
      <w:r w:rsidRPr="005960A6">
        <w:rPr>
          <w:rFonts w:eastAsia="Times New Roman"/>
          <w:color w:val="353535"/>
          <w:spacing w:val="0"/>
          <w:bdr w:val="none" w:sz="0" w:space="0" w:color="auto" w:frame="1"/>
        </w:rPr>
        <w:lastRenderedPageBreak/>
        <w:t>part of the frontal lobe of the brain becomes active. But when they are shown unpleasant images a bird covered in oil, or a dead soldier with part of his face missing the response comes from more primitive parts of the brain. The ability to feel negative emotions derives from an ancient danger-recognition system formed early in the brain’s evolution. The pre-frontal cortex, which registers happiness, is the part used for higher thinking, an area that evolved later in human history.</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G</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Our difficulty, according to Daniel Nettle, is that the brain systems for liking and wanting are separate. Wanting involves two ancient regions the amygdala and the nucleus accumbens that communicate using the chemical dopamine to form the brain’s reward system. They are involved in anticipating the pleasure of eating and in addiction to drugs. A rat will press a bar repeatedly</w:t>
      </w:r>
      <w:r w:rsidRPr="005960A6">
        <w:rPr>
          <w:rFonts w:eastAsia="MS Gothic"/>
          <w:color w:val="353535"/>
          <w:spacing w:val="0"/>
          <w:bdr w:val="none" w:sz="0" w:space="0" w:color="auto" w:frame="1"/>
        </w:rPr>
        <w:t>，</w:t>
      </w:r>
      <w:r w:rsidRPr="005960A6">
        <w:rPr>
          <w:rFonts w:eastAsia="Times New Roman"/>
          <w:color w:val="353535"/>
          <w:spacing w:val="0"/>
          <w:bdr w:val="none" w:sz="0" w:space="0" w:color="auto" w:frame="1"/>
        </w:rPr>
        <w:t xml:space="preserve"> ignoring sexually available partners, to receive electrical stimulation of the “wanting” parts of the brain. But having received brain stimulation, the rat eats more but shows no sign of enjoying the food it craved. In humans, a drug like nicotine produces much craving but little pleasure.</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H</w:t>
      </w:r>
    </w:p>
    <w:p w:rsidR="005960A6" w:rsidRPr="005960A6" w:rsidRDefault="005960A6" w:rsidP="005960A6">
      <w:pPr>
        <w:contextualSpacing/>
        <w:textAlignment w:val="baseline"/>
        <w:rPr>
          <w:rFonts w:eastAsia="Times New Roman"/>
          <w:color w:val="353535"/>
          <w:spacing w:val="0"/>
          <w:lang w:val="vi-VN"/>
        </w:rPr>
      </w:pPr>
      <w:r w:rsidRPr="005960A6">
        <w:rPr>
          <w:rFonts w:eastAsia="Times New Roman"/>
          <w:color w:val="353535"/>
          <w:spacing w:val="0"/>
          <w:bdr w:val="none" w:sz="0" w:space="0" w:color="auto" w:frame="1"/>
        </w:rPr>
        <w:t>In essence, what the biology lesson tells us is that negative emotions are fundamental to the human condition and it’s no wonder they are difficult to eradicate. At the same time, by a trick of nature, our brains are designed to crave but never really achieve lasting happiness.</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rPr>
        <w:t> </w:t>
      </w:r>
      <w:r w:rsidRPr="005960A6">
        <w:rPr>
          <w:rFonts w:eastAsia="Times New Roman"/>
          <w:color w:val="353535"/>
          <w:spacing w:val="0"/>
          <w:bdr w:val="none" w:sz="0" w:space="0" w:color="auto" w:frame="1"/>
        </w:rPr>
        <w:t>  </w:t>
      </w:r>
    </w:p>
    <w:p w:rsidR="005960A6" w:rsidRPr="005960A6" w:rsidRDefault="005960A6" w:rsidP="005960A6">
      <w:pPr>
        <w:contextualSpacing/>
        <w:textAlignment w:val="baseline"/>
        <w:outlineLvl w:val="3"/>
        <w:rPr>
          <w:rFonts w:eastAsia="Times New Roman"/>
          <w:color w:val="333333"/>
          <w:spacing w:val="0"/>
        </w:rPr>
      </w:pPr>
      <w:r w:rsidRPr="005960A6">
        <w:rPr>
          <w:rFonts w:eastAsia="Times New Roman"/>
          <w:b/>
          <w:bCs/>
          <w:color w:val="333333"/>
          <w:spacing w:val="0"/>
          <w:bdr w:val="none" w:sz="0" w:space="0" w:color="auto" w:frame="1"/>
        </w:rPr>
        <w:t>Questions 14-20</w:t>
      </w:r>
    </w:p>
    <w:p w:rsidR="005960A6" w:rsidRPr="005960A6" w:rsidRDefault="005960A6" w:rsidP="005960A6">
      <w:pPr>
        <w:contextualSpacing/>
        <w:textAlignment w:val="baseline"/>
        <w:rPr>
          <w:rFonts w:eastAsia="Times New Roman"/>
          <w:color w:val="FFFFFF"/>
          <w:spacing w:val="0"/>
        </w:rPr>
      </w:pPr>
      <w:r w:rsidRPr="005960A6">
        <w:rPr>
          <w:rFonts w:eastAsia="Times New Roman"/>
          <w:color w:val="353535"/>
          <w:spacing w:val="0"/>
          <w:bdr w:val="none" w:sz="0" w:space="0" w:color="auto" w:frame="1"/>
        </w:rPr>
        <w:t>The reading Passage has seven paragraphs </w:t>
      </w:r>
      <w:r w:rsidRPr="005960A6">
        <w:rPr>
          <w:rFonts w:eastAsia="Times New Roman"/>
          <w:b/>
          <w:bCs/>
          <w:color w:val="353535"/>
          <w:spacing w:val="0"/>
          <w:bdr w:val="none" w:sz="0" w:space="0" w:color="auto" w:frame="1"/>
        </w:rPr>
        <w:t>A-H</w:t>
      </w:r>
      <w:r w:rsidRPr="005960A6">
        <w:rPr>
          <w:rFonts w:eastAsia="Times New Roman"/>
          <w:color w:val="353535"/>
          <w:spacing w:val="0"/>
          <w:bdr w:val="none" w:sz="0" w:space="0" w:color="auto" w:frame="1"/>
        </w:rPr>
        <w:t>.</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Which paragraph contains the following information?</w:t>
      </w:r>
    </w:p>
    <w:p w:rsidR="005960A6" w:rsidRPr="005960A6" w:rsidRDefault="005960A6" w:rsidP="005960A6">
      <w:pPr>
        <w:contextualSpacing/>
        <w:textAlignment w:val="baseline"/>
        <w:rPr>
          <w:rFonts w:eastAsia="Times New Roman"/>
          <w:color w:val="353535"/>
          <w:spacing w:val="0"/>
        </w:rPr>
      </w:pPr>
      <w:r w:rsidRPr="005960A6">
        <w:rPr>
          <w:rFonts w:eastAsia="Times New Roman"/>
          <w:i/>
          <w:iCs/>
          <w:color w:val="353535"/>
          <w:spacing w:val="0"/>
          <w:bdr w:val="none" w:sz="0" w:space="0" w:color="auto" w:frame="1"/>
        </w:rPr>
        <w:t>Write the correct letter </w:t>
      </w:r>
      <w:r w:rsidRPr="005960A6">
        <w:rPr>
          <w:rFonts w:eastAsia="Times New Roman"/>
          <w:b/>
          <w:bCs/>
          <w:i/>
          <w:iCs/>
          <w:color w:val="353535"/>
          <w:spacing w:val="0"/>
          <w:bdr w:val="none" w:sz="0" w:space="0" w:color="auto" w:frame="1"/>
        </w:rPr>
        <w:t>A-H</w:t>
      </w:r>
      <w:r w:rsidRPr="005960A6">
        <w:rPr>
          <w:rFonts w:eastAsia="Times New Roman"/>
          <w:i/>
          <w:iCs/>
          <w:color w:val="353535"/>
          <w:spacing w:val="0"/>
          <w:bdr w:val="none" w:sz="0" w:space="0" w:color="auto" w:frame="1"/>
        </w:rPr>
        <w:t>, in boxes </w:t>
      </w:r>
      <w:r w:rsidRPr="005960A6">
        <w:rPr>
          <w:rFonts w:eastAsia="Times New Roman"/>
          <w:b/>
          <w:bCs/>
          <w:i/>
          <w:iCs/>
          <w:color w:val="353535"/>
          <w:spacing w:val="0"/>
          <w:bdr w:val="none" w:sz="0" w:space="0" w:color="auto" w:frame="1"/>
        </w:rPr>
        <w:t>14-20</w:t>
      </w:r>
      <w:r w:rsidRPr="005960A6">
        <w:rPr>
          <w:rFonts w:eastAsia="Times New Roman"/>
          <w:i/>
          <w:iCs/>
          <w:color w:val="353535"/>
          <w:spacing w:val="0"/>
          <w:bdr w:val="none" w:sz="0" w:space="0" w:color="auto" w:frame="1"/>
        </w:rPr>
        <w:t> on your answer sheet.</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14</w:t>
      </w:r>
      <w:r w:rsidRPr="005960A6">
        <w:rPr>
          <w:rFonts w:eastAsia="Times New Roman"/>
          <w:color w:val="353535"/>
          <w:spacing w:val="0"/>
          <w:bdr w:val="none" w:sz="0" w:space="0" w:color="auto" w:frame="1"/>
        </w:rPr>
        <w:t>   An experiment involving dividing several groups one of which received positive icon</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15</w:t>
      </w:r>
      <w:r w:rsidRPr="005960A6">
        <w:rPr>
          <w:rFonts w:eastAsia="Times New Roman"/>
          <w:color w:val="353535"/>
          <w:spacing w:val="0"/>
          <w:bdr w:val="none" w:sz="0" w:space="0" w:color="auto" w:frame="1"/>
        </w:rPr>
        <w:t>   Review of a poorly researched psychology area</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16</w:t>
      </w:r>
      <w:r w:rsidRPr="005960A6">
        <w:rPr>
          <w:rFonts w:eastAsia="Times New Roman"/>
          <w:color w:val="353535"/>
          <w:spacing w:val="0"/>
          <w:bdr w:val="none" w:sz="0" w:space="0" w:color="auto" w:frame="1"/>
        </w:rPr>
        <w:t>   Contrast being made about the brains’ action as response to positive or negative stimulus</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17</w:t>
      </w:r>
      <w:r w:rsidRPr="005960A6">
        <w:rPr>
          <w:rFonts w:eastAsia="Times New Roman"/>
          <w:color w:val="353535"/>
          <w:spacing w:val="0"/>
          <w:bdr w:val="none" w:sz="0" w:space="0" w:color="auto" w:frame="1"/>
        </w:rPr>
        <w:t>   The skeptical attitude toward the research seemed to be a waste of fund</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18</w:t>
      </w:r>
      <w:r w:rsidRPr="005960A6">
        <w:rPr>
          <w:rFonts w:eastAsia="Times New Roman"/>
          <w:color w:val="353535"/>
          <w:spacing w:val="0"/>
          <w:bdr w:val="none" w:sz="0" w:space="0" w:color="auto" w:frame="1"/>
        </w:rPr>
        <w:t>   a substance that produces much wanting instead of much liking</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19</w:t>
      </w:r>
      <w:r w:rsidRPr="005960A6">
        <w:rPr>
          <w:rFonts w:eastAsia="Times New Roman"/>
          <w:color w:val="353535"/>
          <w:spacing w:val="0"/>
          <w:bdr w:val="none" w:sz="0" w:space="0" w:color="auto" w:frame="1"/>
        </w:rPr>
        <w:t>   a conclusion that lasting happiness is hardly obtained because of the nature of brains</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20</w:t>
      </w:r>
      <w:r w:rsidRPr="005960A6">
        <w:rPr>
          <w:rFonts w:eastAsia="Times New Roman"/>
          <w:color w:val="353535"/>
          <w:spacing w:val="0"/>
          <w:bdr w:val="none" w:sz="0" w:space="0" w:color="auto" w:frame="1"/>
        </w:rPr>
        <w:t>   One description that listed the human emotional categories.</w:t>
      </w:r>
    </w:p>
    <w:p w:rsidR="005960A6" w:rsidRDefault="005960A6" w:rsidP="005960A6">
      <w:pPr>
        <w:contextualSpacing/>
        <w:textAlignment w:val="baseline"/>
        <w:outlineLvl w:val="3"/>
        <w:rPr>
          <w:rFonts w:eastAsia="Times New Roman"/>
          <w:b/>
          <w:bCs/>
          <w:color w:val="333333"/>
          <w:spacing w:val="0"/>
          <w:bdr w:val="none" w:sz="0" w:space="0" w:color="auto" w:frame="1"/>
          <w:lang w:val="vi-VN"/>
        </w:rPr>
      </w:pPr>
    </w:p>
    <w:p w:rsidR="005960A6" w:rsidRPr="005960A6" w:rsidRDefault="005960A6" w:rsidP="005960A6">
      <w:pPr>
        <w:contextualSpacing/>
        <w:textAlignment w:val="baseline"/>
        <w:outlineLvl w:val="3"/>
        <w:rPr>
          <w:rFonts w:eastAsia="Times New Roman"/>
          <w:color w:val="333333"/>
          <w:spacing w:val="0"/>
        </w:rPr>
      </w:pPr>
      <w:r w:rsidRPr="005960A6">
        <w:rPr>
          <w:rFonts w:eastAsia="Times New Roman"/>
          <w:b/>
          <w:bCs/>
          <w:color w:val="333333"/>
          <w:spacing w:val="0"/>
          <w:bdr w:val="none" w:sz="0" w:space="0" w:color="auto" w:frame="1"/>
        </w:rPr>
        <w:t>Questions 21-25</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lastRenderedPageBreak/>
        <w:t>Complete the following summary of the paragraphs of Reading Passage</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Using </w:t>
      </w:r>
      <w:r w:rsidRPr="005960A6">
        <w:rPr>
          <w:rFonts w:eastAsia="Times New Roman"/>
          <w:b/>
          <w:bCs/>
          <w:color w:val="353535"/>
          <w:spacing w:val="0"/>
          <w:bdr w:val="none" w:sz="0" w:space="0" w:color="auto" w:frame="1"/>
        </w:rPr>
        <w:t>NO MORE THAN FOUR WORDS</w:t>
      </w:r>
      <w:r w:rsidRPr="005960A6">
        <w:rPr>
          <w:rFonts w:eastAsia="Times New Roman"/>
          <w:color w:val="353535"/>
          <w:spacing w:val="0"/>
          <w:bdr w:val="none" w:sz="0" w:space="0" w:color="auto" w:frame="1"/>
        </w:rPr>
        <w:t> from the Reading Passage for each answer.</w:t>
      </w:r>
    </w:p>
    <w:p w:rsidR="005960A6" w:rsidRPr="005960A6" w:rsidRDefault="005960A6" w:rsidP="005960A6">
      <w:pPr>
        <w:contextualSpacing/>
        <w:textAlignment w:val="baseline"/>
        <w:rPr>
          <w:rFonts w:eastAsia="Times New Roman"/>
          <w:color w:val="353535"/>
          <w:spacing w:val="0"/>
        </w:rPr>
      </w:pPr>
      <w:r w:rsidRPr="005960A6">
        <w:rPr>
          <w:rFonts w:eastAsia="Times New Roman"/>
          <w:i/>
          <w:iCs/>
          <w:color w:val="353535"/>
          <w:spacing w:val="0"/>
          <w:bdr w:val="none" w:sz="0" w:space="0" w:color="auto" w:frame="1"/>
        </w:rPr>
        <w:t>Write your answers in boxes </w:t>
      </w:r>
      <w:r w:rsidRPr="005960A6">
        <w:rPr>
          <w:rFonts w:eastAsia="Times New Roman"/>
          <w:b/>
          <w:bCs/>
          <w:i/>
          <w:iCs/>
          <w:color w:val="353535"/>
          <w:spacing w:val="0"/>
          <w:bdr w:val="none" w:sz="0" w:space="0" w:color="auto" w:frame="1"/>
        </w:rPr>
        <w:t>21-25</w:t>
      </w:r>
      <w:r w:rsidRPr="005960A6">
        <w:rPr>
          <w:rFonts w:eastAsia="Times New Roman"/>
          <w:i/>
          <w:iCs/>
          <w:color w:val="353535"/>
          <w:spacing w:val="0"/>
          <w:bdr w:val="none" w:sz="0" w:space="0" w:color="auto" w:frame="1"/>
        </w:rPr>
        <w:t> on your answer sheet.</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A few pioneers in experimental psychology study what happens when lives go well. Professor Alice divided doctors, making a tricky experiment, into three groups: besides the one control group, the other two either are asked to read humanistic statements about drugs or received </w:t>
      </w:r>
      <w:r w:rsidRPr="005960A6">
        <w:rPr>
          <w:rFonts w:eastAsia="Times New Roman"/>
          <w:b/>
          <w:bCs/>
          <w:color w:val="353535"/>
          <w:spacing w:val="0"/>
          <w:bdr w:val="none" w:sz="0" w:space="0" w:color="auto" w:frame="1"/>
        </w:rPr>
        <w:t>21</w:t>
      </w:r>
      <w:r w:rsidRPr="005960A6">
        <w:rPr>
          <w:rFonts w:eastAsia="Times New Roman"/>
          <w:color w:val="353535"/>
          <w:spacing w:val="0"/>
          <w:bdr w:val="none" w:sz="0" w:space="0" w:color="auto" w:frame="1"/>
        </w:rPr>
        <w:t>……………………… The latter displayed the most creative thinking and worked more efficiently. Since critics are questioning the significance of the </w:t>
      </w:r>
      <w:r w:rsidRPr="005960A6">
        <w:rPr>
          <w:rFonts w:eastAsia="Times New Roman"/>
          <w:b/>
          <w:bCs/>
          <w:color w:val="353535"/>
          <w:spacing w:val="0"/>
          <w:bdr w:val="none" w:sz="0" w:space="0" w:color="auto" w:frame="1"/>
        </w:rPr>
        <w:t>22</w:t>
      </w:r>
      <w:r w:rsidRPr="005960A6">
        <w:rPr>
          <w:rFonts w:eastAsia="Times New Roman"/>
          <w:color w:val="353535"/>
          <w:spacing w:val="0"/>
          <w:bdr w:val="none" w:sz="0" w:space="0" w:color="auto" w:frame="1"/>
        </w:rPr>
        <w:t>……………………… for both levels of happiness and classification for the virtues. Professor Seligman countered in an evolutional theory: survival in a time of adversity forged our brains into the way of thinking for what’s wrong because we have a </w:t>
      </w:r>
      <w:r w:rsidRPr="005960A6">
        <w:rPr>
          <w:rFonts w:eastAsia="Times New Roman"/>
          <w:b/>
          <w:bCs/>
          <w:color w:val="353535"/>
          <w:spacing w:val="0"/>
          <w:bdr w:val="none" w:sz="0" w:space="0" w:color="auto" w:frame="1"/>
        </w:rPr>
        <w:t>23</w:t>
      </w:r>
      <w:r w:rsidRPr="005960A6">
        <w:rPr>
          <w:rFonts w:eastAsia="Times New Roman"/>
          <w:color w:val="353535"/>
          <w:spacing w:val="0"/>
          <w:bdr w:val="none" w:sz="0" w:space="0" w:color="auto" w:frame="1"/>
        </w:rPr>
        <w:t>………………………….</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There is bountiful of evidence to show that negative thinking is deeply built in the human psyche. Later, at Iowa University, neuroscientists studied the active parts in brains to contrast when people are shown pleasant and unpleasant pictures. When positive images like </w:t>
      </w:r>
      <w:r w:rsidRPr="005960A6">
        <w:rPr>
          <w:rFonts w:eastAsia="Times New Roman"/>
          <w:b/>
          <w:bCs/>
          <w:color w:val="353535"/>
          <w:spacing w:val="0"/>
          <w:bdr w:val="none" w:sz="0" w:space="0" w:color="auto" w:frame="1"/>
        </w:rPr>
        <w:t>24</w:t>
      </w:r>
      <w:r w:rsidRPr="005960A6">
        <w:rPr>
          <w:rFonts w:eastAsia="Times New Roman"/>
          <w:color w:val="353535"/>
          <w:spacing w:val="0"/>
          <w:bdr w:val="none" w:sz="0" w:space="0" w:color="auto" w:frame="1"/>
        </w:rPr>
        <w:t>………………………… are shown, part of the frontal lobe of the brain becomes active. But when they are shown unpleasant image, the response comes from </w:t>
      </w:r>
      <w:r w:rsidRPr="005960A6">
        <w:rPr>
          <w:rFonts w:eastAsia="Times New Roman"/>
          <w:b/>
          <w:bCs/>
          <w:color w:val="353535"/>
          <w:spacing w:val="0"/>
          <w:bdr w:val="none" w:sz="0" w:space="0" w:color="auto" w:frame="1"/>
        </w:rPr>
        <w:t>25</w:t>
      </w:r>
      <w:r w:rsidRPr="005960A6">
        <w:rPr>
          <w:rFonts w:eastAsia="Times New Roman"/>
          <w:color w:val="353535"/>
          <w:spacing w:val="0"/>
          <w:bdr w:val="none" w:sz="0" w:space="0" w:color="auto" w:frame="1"/>
        </w:rPr>
        <w:t>………………………… of the brain.</w:t>
      </w:r>
    </w:p>
    <w:p w:rsidR="005960A6" w:rsidRDefault="005960A6" w:rsidP="005960A6">
      <w:pPr>
        <w:contextualSpacing/>
        <w:textAlignment w:val="baseline"/>
        <w:outlineLvl w:val="3"/>
        <w:rPr>
          <w:rFonts w:eastAsia="Times New Roman"/>
          <w:b/>
          <w:bCs/>
          <w:color w:val="333333"/>
          <w:spacing w:val="0"/>
          <w:bdr w:val="none" w:sz="0" w:space="0" w:color="auto" w:frame="1"/>
          <w:lang w:val="vi-VN"/>
        </w:rPr>
      </w:pPr>
    </w:p>
    <w:p w:rsidR="005960A6" w:rsidRPr="005960A6" w:rsidRDefault="005960A6" w:rsidP="005960A6">
      <w:pPr>
        <w:contextualSpacing/>
        <w:textAlignment w:val="baseline"/>
        <w:outlineLvl w:val="3"/>
        <w:rPr>
          <w:rFonts w:eastAsia="Times New Roman"/>
          <w:color w:val="333333"/>
          <w:spacing w:val="0"/>
        </w:rPr>
      </w:pPr>
      <w:r w:rsidRPr="005960A6">
        <w:rPr>
          <w:rFonts w:eastAsia="Times New Roman"/>
          <w:b/>
          <w:bCs/>
          <w:color w:val="333333"/>
          <w:spacing w:val="0"/>
          <w:bdr w:val="none" w:sz="0" w:space="0" w:color="auto" w:frame="1"/>
        </w:rPr>
        <w:t>Question 26</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Choose the correct letter, </w:t>
      </w:r>
      <w:r w:rsidRPr="005960A6">
        <w:rPr>
          <w:rFonts w:eastAsia="Times New Roman"/>
          <w:b/>
          <w:bCs/>
          <w:color w:val="353535"/>
          <w:spacing w:val="0"/>
          <w:bdr w:val="none" w:sz="0" w:space="0" w:color="auto" w:frame="1"/>
        </w:rPr>
        <w:t>A</w:t>
      </w:r>
      <w:r w:rsidRPr="005960A6">
        <w:rPr>
          <w:rFonts w:eastAsia="Times New Roman"/>
          <w:color w:val="353535"/>
          <w:spacing w:val="0"/>
          <w:bdr w:val="none" w:sz="0" w:space="0" w:color="auto" w:frame="1"/>
        </w:rPr>
        <w:t>, </w:t>
      </w:r>
      <w:r w:rsidRPr="005960A6">
        <w:rPr>
          <w:rFonts w:eastAsia="Times New Roman"/>
          <w:b/>
          <w:bCs/>
          <w:color w:val="353535"/>
          <w:spacing w:val="0"/>
          <w:bdr w:val="none" w:sz="0" w:space="0" w:color="auto" w:frame="1"/>
        </w:rPr>
        <w:t>B</w:t>
      </w:r>
      <w:r w:rsidRPr="005960A6">
        <w:rPr>
          <w:rFonts w:eastAsia="Times New Roman"/>
          <w:color w:val="353535"/>
          <w:spacing w:val="0"/>
          <w:bdr w:val="none" w:sz="0" w:space="0" w:color="auto" w:frame="1"/>
        </w:rPr>
        <w:t>, </w:t>
      </w:r>
      <w:r w:rsidRPr="005960A6">
        <w:rPr>
          <w:rFonts w:eastAsia="Times New Roman"/>
          <w:b/>
          <w:bCs/>
          <w:color w:val="353535"/>
          <w:spacing w:val="0"/>
          <w:bdr w:val="none" w:sz="0" w:space="0" w:color="auto" w:frame="1"/>
        </w:rPr>
        <w:t>C</w:t>
      </w:r>
      <w:r w:rsidRPr="005960A6">
        <w:rPr>
          <w:rFonts w:eastAsia="Times New Roman"/>
          <w:color w:val="353535"/>
          <w:spacing w:val="0"/>
          <w:bdr w:val="none" w:sz="0" w:space="0" w:color="auto" w:frame="1"/>
        </w:rPr>
        <w:t> or </w:t>
      </w:r>
      <w:r w:rsidRPr="005960A6">
        <w:rPr>
          <w:rFonts w:eastAsia="Times New Roman"/>
          <w:b/>
          <w:bCs/>
          <w:color w:val="353535"/>
          <w:spacing w:val="0"/>
          <w:bdr w:val="none" w:sz="0" w:space="0" w:color="auto" w:frame="1"/>
        </w:rPr>
        <w:t>D</w:t>
      </w:r>
      <w:r w:rsidRPr="005960A6">
        <w:rPr>
          <w:rFonts w:eastAsia="Times New Roman"/>
          <w:color w:val="353535"/>
          <w:spacing w:val="0"/>
          <w:bdr w:val="none" w:sz="0" w:space="0" w:color="auto" w:frame="1"/>
        </w:rPr>
        <w:t>.</w:t>
      </w:r>
    </w:p>
    <w:p w:rsidR="005960A6" w:rsidRPr="005960A6" w:rsidRDefault="005960A6" w:rsidP="005960A6">
      <w:pPr>
        <w:contextualSpacing/>
        <w:textAlignment w:val="baseline"/>
        <w:rPr>
          <w:rFonts w:eastAsia="Times New Roman"/>
          <w:color w:val="353535"/>
          <w:spacing w:val="0"/>
        </w:rPr>
      </w:pPr>
      <w:r w:rsidRPr="005960A6">
        <w:rPr>
          <w:rFonts w:eastAsia="Times New Roman"/>
          <w:i/>
          <w:iCs/>
          <w:color w:val="353535"/>
          <w:spacing w:val="0"/>
          <w:bdr w:val="none" w:sz="0" w:space="0" w:color="auto" w:frame="1"/>
        </w:rPr>
        <w:t>Write your answers in boxes </w:t>
      </w:r>
      <w:r w:rsidRPr="005960A6">
        <w:rPr>
          <w:rFonts w:eastAsia="Times New Roman"/>
          <w:b/>
          <w:bCs/>
          <w:i/>
          <w:iCs/>
          <w:color w:val="353535"/>
          <w:spacing w:val="0"/>
          <w:bdr w:val="none" w:sz="0" w:space="0" w:color="auto" w:frame="1"/>
        </w:rPr>
        <w:t>26</w:t>
      </w:r>
      <w:r w:rsidRPr="005960A6">
        <w:rPr>
          <w:rFonts w:eastAsia="Times New Roman"/>
          <w:i/>
          <w:iCs/>
          <w:color w:val="353535"/>
          <w:spacing w:val="0"/>
          <w:bdr w:val="none" w:sz="0" w:space="0" w:color="auto" w:frame="1"/>
        </w:rPr>
        <w:t> on your answer sheet.</w:t>
      </w:r>
    </w:p>
    <w:p w:rsidR="005960A6" w:rsidRPr="005960A6" w:rsidRDefault="005960A6" w:rsidP="005960A6">
      <w:pPr>
        <w:contextualSpacing/>
        <w:textAlignment w:val="baseline"/>
        <w:rPr>
          <w:rFonts w:eastAsia="Times New Roman"/>
          <w:color w:val="353535"/>
          <w:spacing w:val="0"/>
        </w:rPr>
      </w:pPr>
      <w:r w:rsidRPr="005960A6">
        <w:rPr>
          <w:rFonts w:eastAsia="Times New Roman"/>
          <w:color w:val="353535"/>
          <w:spacing w:val="0"/>
          <w:bdr w:val="none" w:sz="0" w:space="0" w:color="auto" w:frame="1"/>
        </w:rPr>
        <w:t>According to Daniel Nettle in the last two paragraphs, what is true as the scientists can tell us about happiness</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A</w:t>
      </w:r>
      <w:r w:rsidRPr="005960A6">
        <w:rPr>
          <w:rFonts w:eastAsia="Times New Roman"/>
          <w:color w:val="353535"/>
          <w:spacing w:val="0"/>
          <w:bdr w:val="none" w:sz="0" w:space="0" w:color="auto" w:frame="1"/>
        </w:rPr>
        <w:t>       Brain systems always mix liking and wanting together.</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B</w:t>
      </w:r>
      <w:r w:rsidRPr="005960A6">
        <w:rPr>
          <w:rFonts w:eastAsia="Times New Roman"/>
          <w:color w:val="353535"/>
          <w:spacing w:val="0"/>
          <w:bdr w:val="none" w:sz="0" w:space="0" w:color="auto" w:frame="1"/>
        </w:rPr>
        <w:t>       Negative emotions can be easily rid of if we think positively.</w:t>
      </w:r>
    </w:p>
    <w:p w:rsidR="005960A6" w:rsidRPr="005960A6" w:rsidRDefault="005960A6" w:rsidP="005960A6">
      <w:pPr>
        <w:contextualSpacing/>
        <w:textAlignment w:val="baseline"/>
        <w:rPr>
          <w:rFonts w:eastAsia="Times New Roman"/>
          <w:color w:val="353535"/>
          <w:spacing w:val="0"/>
        </w:rPr>
      </w:pPr>
      <w:r w:rsidRPr="005960A6">
        <w:rPr>
          <w:rFonts w:eastAsia="Times New Roman"/>
          <w:b/>
          <w:bCs/>
          <w:color w:val="353535"/>
          <w:spacing w:val="0"/>
          <w:bdr w:val="none" w:sz="0" w:space="0" w:color="auto" w:frame="1"/>
        </w:rPr>
        <w:t>C</w:t>
      </w:r>
      <w:r w:rsidRPr="005960A6">
        <w:rPr>
          <w:rFonts w:eastAsia="Times New Roman"/>
          <w:color w:val="353535"/>
          <w:spacing w:val="0"/>
          <w:bdr w:val="none" w:sz="0" w:space="0" w:color="auto" w:frame="1"/>
        </w:rPr>
        <w:t>       Happiness is like nicotine we are craving for but get little pleasure.</w:t>
      </w:r>
    </w:p>
    <w:p w:rsidR="005960A6" w:rsidRPr="005960A6" w:rsidRDefault="005960A6" w:rsidP="005960A6">
      <w:pPr>
        <w:contextualSpacing/>
        <w:textAlignment w:val="baseline"/>
        <w:rPr>
          <w:rFonts w:eastAsia="Times New Roman"/>
          <w:color w:val="353535"/>
          <w:spacing w:val="0"/>
          <w:lang w:val="vi-VN"/>
        </w:rPr>
      </w:pPr>
      <w:r w:rsidRPr="005960A6">
        <w:rPr>
          <w:rFonts w:eastAsia="Times New Roman"/>
          <w:b/>
          <w:bCs/>
          <w:color w:val="353535"/>
          <w:spacing w:val="0"/>
          <w:bdr w:val="none" w:sz="0" w:space="0" w:color="auto" w:frame="1"/>
        </w:rPr>
        <w:t>D</w:t>
      </w:r>
      <w:r w:rsidRPr="005960A6">
        <w:rPr>
          <w:rFonts w:eastAsia="Times New Roman"/>
          <w:color w:val="353535"/>
          <w:spacing w:val="0"/>
          <w:bdr w:val="none" w:sz="0" w:space="0" w:color="auto" w:frame="1"/>
        </w:rPr>
        <w:t>      The inner mechanism of human brains does not assist us to achieve durable happiness</w:t>
      </w:r>
    </w:p>
    <w:p w:rsidR="004A4E9F" w:rsidRPr="005960A6" w:rsidRDefault="00B53BEE" w:rsidP="005960A6">
      <w:pPr>
        <w:contextualSpacing/>
        <w:rPr>
          <w:lang w:val="vi-VN"/>
        </w:rPr>
      </w:pPr>
      <w:r w:rsidRPr="00B53BEE">
        <w:rPr>
          <w:rFonts w:eastAsia="Times New Roman"/>
          <w:noProof/>
          <w:color w:val="auto"/>
          <w:spacing w:val="0"/>
        </w:rPr>
        <w:pict>
          <v:rect id="_x0000_i1027" alt="" style="width:468pt;height:.05pt;mso-width-percent:0;mso-height-percent:0;mso-width-percent:0;mso-height-percent:0" o:hralign="center" o:hrstd="t" o:hr="t" fillcolor="#a0a0a0" stroked="f"/>
        </w:pict>
      </w:r>
    </w:p>
    <w:p w:rsidR="004A4E9F" w:rsidRPr="005960A6" w:rsidRDefault="004A4E9F" w:rsidP="005960A6">
      <w:pPr>
        <w:contextualSpacing/>
        <w:rPr>
          <w:b/>
          <w:bCs/>
          <w:lang w:val="vi-VN"/>
        </w:rPr>
      </w:pPr>
      <w:r w:rsidRPr="005960A6">
        <w:rPr>
          <w:b/>
          <w:bCs/>
          <w:lang w:val="vi-VN"/>
        </w:rPr>
        <w:t>Hướng dẫn giải:</w:t>
      </w:r>
    </w:p>
    <w:p w:rsidR="005960A6" w:rsidRPr="005960A6" w:rsidRDefault="005960A6" w:rsidP="005960A6">
      <w:pPr>
        <w:contextualSpacing/>
        <w:outlineLvl w:val="2"/>
        <w:rPr>
          <w:rFonts w:eastAsia="Times New Roman"/>
          <w:b/>
          <w:bCs/>
          <w:color w:val="000000"/>
          <w:spacing w:val="0"/>
        </w:rPr>
      </w:pPr>
      <w:r w:rsidRPr="005960A6">
        <w:rPr>
          <w:rFonts w:eastAsia="Times New Roman"/>
          <w:b/>
          <w:bCs/>
          <w:color w:val="000000"/>
          <w:spacing w:val="0"/>
        </w:rPr>
        <w:t>Phần I: Câu hỏi 14-20 (Matching Information)</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Mục tiêu:</w:t>
      </w:r>
      <w:r w:rsidRPr="005960A6">
        <w:rPr>
          <w:rFonts w:eastAsia="Times New Roman"/>
          <w:color w:val="000000"/>
          <w:spacing w:val="0"/>
        </w:rPr>
        <w:t> Tìm đoạn văn (A-H) chứa các thông tin cụ thể được liệt kê trong câu hỏi.</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lastRenderedPageBreak/>
        <w:t>1. Chiến lược tiếp cận</w:t>
      </w:r>
    </w:p>
    <w:p w:rsidR="005960A6" w:rsidRPr="005960A6" w:rsidRDefault="005960A6" w:rsidP="005960A6">
      <w:pPr>
        <w:numPr>
          <w:ilvl w:val="0"/>
          <w:numId w:val="26"/>
        </w:numPr>
        <w:contextualSpacing/>
        <w:rPr>
          <w:rFonts w:eastAsia="Times New Roman"/>
          <w:color w:val="000000"/>
          <w:spacing w:val="0"/>
        </w:rPr>
      </w:pPr>
      <w:r w:rsidRPr="005960A6">
        <w:rPr>
          <w:rFonts w:eastAsia="Times New Roman"/>
          <w:b/>
          <w:bCs/>
          <w:color w:val="000000"/>
          <w:spacing w:val="0"/>
        </w:rPr>
        <w:t>Bước 1:</w:t>
      </w:r>
      <w:r w:rsidRPr="005960A6">
        <w:rPr>
          <w:rFonts w:eastAsia="Times New Roman"/>
          <w:color w:val="000000"/>
          <w:spacing w:val="0"/>
        </w:rPr>
        <w:t> Phân tích câu hỏi để xác định từ khóa (keywords) chỉ sự vật, sự việc hoặc hành động đặc trưng.</w:t>
      </w:r>
    </w:p>
    <w:p w:rsidR="005960A6" w:rsidRPr="005960A6" w:rsidRDefault="005960A6" w:rsidP="005960A6">
      <w:pPr>
        <w:numPr>
          <w:ilvl w:val="0"/>
          <w:numId w:val="26"/>
        </w:numPr>
        <w:contextualSpacing/>
        <w:rPr>
          <w:rFonts w:eastAsia="Times New Roman"/>
          <w:color w:val="000000"/>
          <w:spacing w:val="0"/>
        </w:rPr>
      </w:pPr>
      <w:r w:rsidRPr="005960A6">
        <w:rPr>
          <w:rFonts w:eastAsia="Times New Roman"/>
          <w:b/>
          <w:bCs/>
          <w:color w:val="000000"/>
          <w:spacing w:val="0"/>
        </w:rPr>
        <w:t>Bước 2:</w:t>
      </w:r>
      <w:r w:rsidRPr="005960A6">
        <w:rPr>
          <w:rFonts w:eastAsia="Times New Roman"/>
          <w:color w:val="000000"/>
          <w:spacing w:val="0"/>
        </w:rPr>
        <w:t> Sử dụng kỹ năng đọc lướt (skimming/scanning) để định vị đoạn văn chứa từ khóa hoặc từ đồng nghĩa.</w:t>
      </w:r>
    </w:p>
    <w:p w:rsidR="005960A6" w:rsidRPr="005960A6" w:rsidRDefault="005960A6" w:rsidP="005960A6">
      <w:pPr>
        <w:numPr>
          <w:ilvl w:val="0"/>
          <w:numId w:val="26"/>
        </w:numPr>
        <w:contextualSpacing/>
        <w:rPr>
          <w:rFonts w:eastAsia="Times New Roman"/>
          <w:color w:val="000000"/>
          <w:spacing w:val="0"/>
        </w:rPr>
      </w:pPr>
      <w:r w:rsidRPr="005960A6">
        <w:rPr>
          <w:rFonts w:eastAsia="Times New Roman"/>
          <w:b/>
          <w:bCs/>
          <w:color w:val="000000"/>
          <w:spacing w:val="0"/>
        </w:rPr>
        <w:t>Bước 3:</w:t>
      </w:r>
      <w:r w:rsidRPr="005960A6">
        <w:rPr>
          <w:rFonts w:eastAsia="Times New Roman"/>
          <w:color w:val="000000"/>
          <w:spacing w:val="0"/>
        </w:rPr>
        <w:t> Đối chiếu thông tin trong đoạn văn với câu hỏi để xác nhận đáp án.</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2. Phân tích chi tiết từng câu hỏi</w:t>
      </w:r>
    </w:p>
    <w:p w:rsidR="005960A6" w:rsidRPr="005960A6" w:rsidRDefault="005960A6" w:rsidP="005960A6">
      <w:pPr>
        <w:numPr>
          <w:ilvl w:val="0"/>
          <w:numId w:val="27"/>
        </w:numPr>
        <w:contextualSpacing/>
        <w:rPr>
          <w:rFonts w:eastAsia="Times New Roman"/>
          <w:color w:val="000000"/>
          <w:spacing w:val="0"/>
        </w:rPr>
      </w:pPr>
      <w:r w:rsidRPr="005960A6">
        <w:rPr>
          <w:rFonts w:eastAsia="Times New Roman"/>
          <w:b/>
          <w:bCs/>
          <w:color w:val="000000"/>
          <w:spacing w:val="0"/>
        </w:rPr>
        <w:t>Câu 14: “An experiment involving dividing several groups one of which received positive icon”</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Phân tích Từ khóa:</w:t>
      </w:r>
      <w:r w:rsidRPr="005960A6">
        <w:rPr>
          <w:rFonts w:eastAsia="Times New Roman"/>
          <w:color w:val="000000"/>
          <w:spacing w:val="0"/>
        </w:rPr>
        <w:t> "experiment" (thí nghiệm), "dividing" (chia), "groups" (nhóm), "received positive icon" (nhận biểu tượng tích cực).</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Định vị và Đối chiếu:</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Tại </w:t>
      </w:r>
      <w:r w:rsidRPr="005960A6">
        <w:rPr>
          <w:rFonts w:eastAsia="Times New Roman"/>
          <w:b/>
          <w:bCs/>
          <w:color w:val="000000"/>
          <w:spacing w:val="0"/>
        </w:rPr>
        <w:t>Đoạn B</w:t>
      </w:r>
      <w:r w:rsidRPr="005960A6">
        <w:rPr>
          <w:rFonts w:eastAsia="Times New Roman"/>
          <w:color w:val="000000"/>
          <w:spacing w:val="0"/>
        </w:rPr>
        <w:t>, tác giả mô tả: "...Isen </w:t>
      </w:r>
      <w:r w:rsidRPr="005960A6">
        <w:rPr>
          <w:rFonts w:eastAsia="Times New Roman"/>
          <w:b/>
          <w:bCs/>
          <w:color w:val="000000"/>
          <w:spacing w:val="0"/>
        </w:rPr>
        <w:t>divided</w:t>
      </w:r>
      <w:r w:rsidRPr="005960A6">
        <w:rPr>
          <w:rFonts w:eastAsia="Times New Roman"/>
          <w:color w:val="000000"/>
          <w:spacing w:val="0"/>
        </w:rPr>
        <w:t> doctors... into </w:t>
      </w:r>
      <w:r w:rsidRPr="005960A6">
        <w:rPr>
          <w:rFonts w:eastAsia="Times New Roman"/>
          <w:b/>
          <w:bCs/>
          <w:color w:val="000000"/>
          <w:spacing w:val="0"/>
        </w:rPr>
        <w:t>three groups</w:t>
      </w:r>
      <w:r w:rsidRPr="005960A6">
        <w:rPr>
          <w:rFonts w:eastAsia="Times New Roman"/>
          <w:color w:val="000000"/>
          <w:spacing w:val="0"/>
        </w:rPr>
        <w:t>: one </w:t>
      </w:r>
      <w:r w:rsidRPr="005960A6">
        <w:rPr>
          <w:rFonts w:eastAsia="Times New Roman"/>
          <w:b/>
          <w:bCs/>
          <w:color w:val="000000"/>
          <w:spacing w:val="0"/>
        </w:rPr>
        <w:t>received candy</w:t>
      </w:r>
      <w:r w:rsidRPr="005960A6">
        <w:rPr>
          <w:rFonts w:eastAsia="Times New Roman"/>
          <w:color w:val="000000"/>
          <w:spacing w:val="0"/>
        </w:rPr>
        <w:t>..."</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"Candy" (kẹo) được xem là một vật phẩm mang tính tích cực ("positive icon" trong ngữ cảnh phần thưởng nhỏ). Hành động "divided... into three groups" khớp hoàn toàn với từ khóa.</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B</w:t>
      </w:r>
    </w:p>
    <w:p w:rsidR="005960A6" w:rsidRPr="005960A6" w:rsidRDefault="005960A6" w:rsidP="005960A6">
      <w:pPr>
        <w:numPr>
          <w:ilvl w:val="0"/>
          <w:numId w:val="27"/>
        </w:numPr>
        <w:contextualSpacing/>
        <w:rPr>
          <w:rFonts w:eastAsia="Times New Roman"/>
          <w:color w:val="000000"/>
          <w:spacing w:val="0"/>
        </w:rPr>
      </w:pPr>
      <w:r w:rsidRPr="005960A6">
        <w:rPr>
          <w:rFonts w:eastAsia="Times New Roman"/>
          <w:b/>
          <w:bCs/>
          <w:color w:val="000000"/>
          <w:spacing w:val="0"/>
        </w:rPr>
        <w:t>Câu 15: “Review of a poorly researched psychology area”</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Phân tích Từ khóa:</w:t>
      </w:r>
      <w:r w:rsidRPr="005960A6">
        <w:rPr>
          <w:rFonts w:eastAsia="Times New Roman"/>
          <w:color w:val="000000"/>
          <w:spacing w:val="0"/>
        </w:rPr>
        <w:t> "Review" (đánh giá/nhìn nhận lại), "poorly researched" (ít được nghiên cứu), "psychology area" (lĩnh vực tâm lý).</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Định vị và Đối chiếu:</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Tại </w:t>
      </w:r>
      <w:r w:rsidRPr="005960A6">
        <w:rPr>
          <w:rFonts w:eastAsia="Times New Roman"/>
          <w:b/>
          <w:bCs/>
          <w:color w:val="000000"/>
          <w:spacing w:val="0"/>
        </w:rPr>
        <w:t>Đoạn A</w:t>
      </w:r>
      <w:r w:rsidRPr="005960A6">
        <w:rPr>
          <w:rFonts w:eastAsia="Times New Roman"/>
          <w:color w:val="000000"/>
          <w:spacing w:val="0"/>
        </w:rPr>
        <w:t>, văn bản nêu: "psychology has had </w:t>
      </w:r>
      <w:r w:rsidRPr="005960A6">
        <w:rPr>
          <w:rFonts w:eastAsia="Times New Roman"/>
          <w:b/>
          <w:bCs/>
          <w:color w:val="000000"/>
          <w:spacing w:val="0"/>
        </w:rPr>
        <w:t>little to say</w:t>
      </w:r>
      <w:r w:rsidRPr="005960A6">
        <w:rPr>
          <w:rFonts w:eastAsia="Times New Roman"/>
          <w:color w:val="000000"/>
          <w:spacing w:val="0"/>
        </w:rPr>
        <w:t> about goodness... Positive experiences... have mainly been </w:t>
      </w:r>
      <w:r w:rsidRPr="005960A6">
        <w:rPr>
          <w:rFonts w:eastAsia="Times New Roman"/>
          <w:b/>
          <w:bCs/>
          <w:color w:val="000000"/>
          <w:spacing w:val="0"/>
        </w:rPr>
        <w:t>ignored</w:t>
      </w:r>
      <w:r w:rsidRPr="005960A6">
        <w:rPr>
          <w:rFonts w:eastAsia="Times New Roman"/>
          <w:color w:val="000000"/>
          <w:spacing w:val="0"/>
        </w:rPr>
        <w:t>."</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Cụm từ "little to say" (ít nhắc đến) và "ignored" (bị phớt lờ) đồng nghĩa với "poorly researched". Lĩnh vực bị bỏ qua ở đây là "goodness/positive experiences".</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A</w:t>
      </w:r>
    </w:p>
    <w:p w:rsidR="005960A6" w:rsidRPr="005960A6" w:rsidRDefault="005960A6" w:rsidP="005960A6">
      <w:pPr>
        <w:numPr>
          <w:ilvl w:val="0"/>
          <w:numId w:val="27"/>
        </w:numPr>
        <w:contextualSpacing/>
        <w:rPr>
          <w:rFonts w:eastAsia="Times New Roman"/>
          <w:color w:val="000000"/>
          <w:spacing w:val="0"/>
        </w:rPr>
      </w:pPr>
      <w:r w:rsidRPr="005960A6">
        <w:rPr>
          <w:rFonts w:eastAsia="Times New Roman"/>
          <w:b/>
          <w:bCs/>
          <w:color w:val="000000"/>
          <w:spacing w:val="0"/>
        </w:rPr>
        <w:t>Câu 16: “Contrast being made about the brains’ action as response to positive or negative stimulus”</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lastRenderedPageBreak/>
        <w:t>Phân tích Từ khóa:</w:t>
      </w:r>
      <w:r w:rsidRPr="005960A6">
        <w:rPr>
          <w:rFonts w:eastAsia="Times New Roman"/>
          <w:color w:val="000000"/>
          <w:spacing w:val="0"/>
        </w:rPr>
        <w:t> "Contrast" (sự tương phản), "brains’ action" (hoạt động của não), "response" (phản ứng), "positive or negative stimulus" (kích thích tích cực hoặc tiêu cực).</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Định vị và Đối chiếu:</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Tại </w:t>
      </w:r>
      <w:r w:rsidRPr="005960A6">
        <w:rPr>
          <w:rFonts w:eastAsia="Times New Roman"/>
          <w:b/>
          <w:bCs/>
          <w:color w:val="000000"/>
          <w:spacing w:val="0"/>
        </w:rPr>
        <w:t>Đoạn F</w:t>
      </w:r>
      <w:r w:rsidRPr="005960A6">
        <w:rPr>
          <w:rFonts w:eastAsia="Times New Roman"/>
          <w:color w:val="000000"/>
          <w:spacing w:val="0"/>
        </w:rPr>
        <w:t>, tác giả so sánh: "When subjects see </w:t>
      </w:r>
      <w:r w:rsidRPr="005960A6">
        <w:rPr>
          <w:rFonts w:eastAsia="Times New Roman"/>
          <w:b/>
          <w:bCs/>
          <w:color w:val="000000"/>
          <w:spacing w:val="0"/>
        </w:rPr>
        <w:t>landscapes</w:t>
      </w:r>
      <w:r w:rsidRPr="005960A6">
        <w:rPr>
          <w:rFonts w:eastAsia="Times New Roman"/>
          <w:color w:val="000000"/>
          <w:spacing w:val="0"/>
        </w:rPr>
        <w:t> (positive)... </w:t>
      </w:r>
      <w:r w:rsidRPr="005960A6">
        <w:rPr>
          <w:rFonts w:eastAsia="Times New Roman"/>
          <w:b/>
          <w:bCs/>
          <w:color w:val="000000"/>
          <w:spacing w:val="0"/>
        </w:rPr>
        <w:t>frontal lobe</w:t>
      </w:r>
      <w:r w:rsidRPr="005960A6">
        <w:rPr>
          <w:rFonts w:eastAsia="Times New Roman"/>
          <w:color w:val="000000"/>
          <w:spacing w:val="0"/>
        </w:rPr>
        <w:t>... becomes active. </w:t>
      </w:r>
      <w:r w:rsidRPr="005960A6">
        <w:rPr>
          <w:rFonts w:eastAsia="Times New Roman"/>
          <w:b/>
          <w:bCs/>
          <w:color w:val="000000"/>
          <w:spacing w:val="0"/>
        </w:rPr>
        <w:t>But</w:t>
      </w:r>
      <w:r w:rsidRPr="005960A6">
        <w:rPr>
          <w:rFonts w:eastAsia="Times New Roman"/>
          <w:color w:val="000000"/>
          <w:spacing w:val="0"/>
        </w:rPr>
        <w:t> when they are shown </w:t>
      </w:r>
      <w:r w:rsidRPr="005960A6">
        <w:rPr>
          <w:rFonts w:eastAsia="Times New Roman"/>
          <w:b/>
          <w:bCs/>
          <w:color w:val="000000"/>
          <w:spacing w:val="0"/>
        </w:rPr>
        <w:t>unpleasant images</w:t>
      </w:r>
      <w:r w:rsidRPr="005960A6">
        <w:rPr>
          <w:rFonts w:eastAsia="Times New Roman"/>
          <w:color w:val="000000"/>
          <w:spacing w:val="0"/>
        </w:rPr>
        <w:t> (negative)... response comes from </w:t>
      </w:r>
      <w:r w:rsidRPr="005960A6">
        <w:rPr>
          <w:rFonts w:eastAsia="Times New Roman"/>
          <w:b/>
          <w:bCs/>
          <w:color w:val="000000"/>
          <w:spacing w:val="0"/>
        </w:rPr>
        <w:t>more primitive parts</w:t>
      </w:r>
      <w:r w:rsidRPr="005960A6">
        <w:rPr>
          <w:rFonts w:eastAsia="Times New Roman"/>
          <w:color w:val="000000"/>
          <w:spacing w:val="0"/>
        </w:rPr>
        <w:t>..."</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Từ "But" thể hiện sự tương phản (Contrast). Sự khác biệt giữa hoạt động của "frontal lobe" và "primitive parts" chính là "brains' action".</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F</w:t>
      </w:r>
    </w:p>
    <w:p w:rsidR="005960A6" w:rsidRPr="005960A6" w:rsidRDefault="005960A6" w:rsidP="005960A6">
      <w:pPr>
        <w:numPr>
          <w:ilvl w:val="0"/>
          <w:numId w:val="27"/>
        </w:numPr>
        <w:contextualSpacing/>
        <w:rPr>
          <w:rFonts w:eastAsia="Times New Roman"/>
          <w:color w:val="000000"/>
          <w:spacing w:val="0"/>
        </w:rPr>
      </w:pPr>
      <w:r w:rsidRPr="005960A6">
        <w:rPr>
          <w:rFonts w:eastAsia="Times New Roman"/>
          <w:b/>
          <w:bCs/>
          <w:color w:val="000000"/>
          <w:spacing w:val="0"/>
        </w:rPr>
        <w:t>Câu 17: “The skeptical attitude toward the research seemed to be a waste of fund”</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Phân tích Từ khóa:</w:t>
      </w:r>
      <w:r w:rsidRPr="005960A6">
        <w:rPr>
          <w:rFonts w:eastAsia="Times New Roman"/>
          <w:color w:val="000000"/>
          <w:spacing w:val="0"/>
        </w:rPr>
        <w:t> "skeptical attitude" (thái độ hoài nghi), "research", "waste of fund" (lãng phí tiền bạc).</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Định vị và Đối chiếu:</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Tại </w:t>
      </w:r>
      <w:r w:rsidRPr="005960A6">
        <w:rPr>
          <w:rFonts w:eastAsia="Times New Roman"/>
          <w:b/>
          <w:bCs/>
          <w:color w:val="000000"/>
          <w:spacing w:val="0"/>
        </w:rPr>
        <w:t>Đoạn C</w:t>
      </w:r>
      <w:r w:rsidRPr="005960A6">
        <w:rPr>
          <w:rFonts w:eastAsia="Times New Roman"/>
          <w:color w:val="000000"/>
          <w:spacing w:val="0"/>
        </w:rPr>
        <w:t>, có câu hỏi đặt ra bởi các nhà phê bình: "Can you </w:t>
      </w:r>
      <w:r w:rsidRPr="005960A6">
        <w:rPr>
          <w:rFonts w:eastAsia="Times New Roman"/>
          <w:b/>
          <w:bCs/>
          <w:color w:val="000000"/>
          <w:spacing w:val="0"/>
        </w:rPr>
        <w:t>justify spending funds</w:t>
      </w:r>
      <w:r w:rsidRPr="005960A6">
        <w:rPr>
          <w:rFonts w:eastAsia="Times New Roman"/>
          <w:color w:val="000000"/>
          <w:spacing w:val="0"/>
        </w:rPr>
        <w:t> to research positive states when there are problems such as famine...?"</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Việc đòi hỏi sự biện minh cho việc chi tiêu ("justify spending funds") thể hiện sự lo ngại về việc lãng phí ngân sách ("waste of fund") và thái độ hoài nghi ("critics").</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C</w:t>
      </w:r>
    </w:p>
    <w:p w:rsidR="005960A6" w:rsidRPr="005960A6" w:rsidRDefault="005960A6" w:rsidP="005960A6">
      <w:pPr>
        <w:numPr>
          <w:ilvl w:val="0"/>
          <w:numId w:val="27"/>
        </w:numPr>
        <w:contextualSpacing/>
        <w:rPr>
          <w:rFonts w:eastAsia="Times New Roman"/>
          <w:color w:val="000000"/>
          <w:spacing w:val="0"/>
        </w:rPr>
      </w:pPr>
      <w:r w:rsidRPr="005960A6">
        <w:rPr>
          <w:rFonts w:eastAsia="Times New Roman"/>
          <w:b/>
          <w:bCs/>
          <w:color w:val="000000"/>
          <w:spacing w:val="0"/>
        </w:rPr>
        <w:t>Câu 18: “a substance that produces much wanting instead of much liking”</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Phân tích Từ khóa:</w:t>
      </w:r>
      <w:r w:rsidRPr="005960A6">
        <w:rPr>
          <w:rFonts w:eastAsia="Times New Roman"/>
          <w:color w:val="000000"/>
          <w:spacing w:val="0"/>
        </w:rPr>
        <w:t> "substance" (chất), "produces much wanting" (tạo ra sự thèm muốn lớn), "instead of" (thay vì), "liking" (sự yêu thích).</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Định vị và Đối chiếu:</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Tại </w:t>
      </w:r>
      <w:r w:rsidRPr="005960A6">
        <w:rPr>
          <w:rFonts w:eastAsia="Times New Roman"/>
          <w:b/>
          <w:bCs/>
          <w:color w:val="000000"/>
          <w:spacing w:val="0"/>
        </w:rPr>
        <w:t>Đoạn G</w:t>
      </w:r>
      <w:r w:rsidRPr="005960A6">
        <w:rPr>
          <w:rFonts w:eastAsia="Times New Roman"/>
          <w:color w:val="000000"/>
          <w:spacing w:val="0"/>
        </w:rPr>
        <w:t>, tác giả viết: "...a drug like </w:t>
      </w:r>
      <w:r w:rsidRPr="005960A6">
        <w:rPr>
          <w:rFonts w:eastAsia="Times New Roman"/>
          <w:b/>
          <w:bCs/>
          <w:color w:val="000000"/>
          <w:spacing w:val="0"/>
        </w:rPr>
        <w:t>nicotine</w:t>
      </w:r>
      <w:r w:rsidRPr="005960A6">
        <w:rPr>
          <w:rFonts w:eastAsia="Times New Roman"/>
          <w:color w:val="000000"/>
          <w:spacing w:val="0"/>
        </w:rPr>
        <w:t> produces </w:t>
      </w:r>
      <w:r w:rsidRPr="005960A6">
        <w:rPr>
          <w:rFonts w:eastAsia="Times New Roman"/>
          <w:b/>
          <w:bCs/>
          <w:color w:val="000000"/>
          <w:spacing w:val="0"/>
        </w:rPr>
        <w:t>much craving</w:t>
      </w:r>
      <w:r w:rsidRPr="005960A6">
        <w:rPr>
          <w:rFonts w:eastAsia="Times New Roman"/>
          <w:color w:val="000000"/>
          <w:spacing w:val="0"/>
        </w:rPr>
        <w:t> but </w:t>
      </w:r>
      <w:r w:rsidRPr="005960A6">
        <w:rPr>
          <w:rFonts w:eastAsia="Times New Roman"/>
          <w:b/>
          <w:bCs/>
          <w:color w:val="000000"/>
          <w:spacing w:val="0"/>
        </w:rPr>
        <w:t>little pleasure</w:t>
      </w:r>
      <w:r w:rsidRPr="005960A6">
        <w:rPr>
          <w:rFonts w:eastAsia="Times New Roman"/>
          <w:color w:val="000000"/>
          <w:spacing w:val="0"/>
        </w:rPr>
        <w:t>."</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"Nicotine" là "substance". "Craving" đồng nghĩa với "wanting". "Little pleasure" tương ứng với ý "instead of much liking".</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G</w:t>
      </w:r>
    </w:p>
    <w:p w:rsidR="005960A6" w:rsidRPr="005960A6" w:rsidRDefault="005960A6" w:rsidP="005960A6">
      <w:pPr>
        <w:numPr>
          <w:ilvl w:val="0"/>
          <w:numId w:val="27"/>
        </w:numPr>
        <w:contextualSpacing/>
        <w:rPr>
          <w:rFonts w:eastAsia="Times New Roman"/>
          <w:color w:val="000000"/>
          <w:spacing w:val="0"/>
        </w:rPr>
      </w:pPr>
      <w:r w:rsidRPr="005960A6">
        <w:rPr>
          <w:rFonts w:eastAsia="Times New Roman"/>
          <w:b/>
          <w:bCs/>
          <w:color w:val="000000"/>
          <w:spacing w:val="0"/>
        </w:rPr>
        <w:lastRenderedPageBreak/>
        <w:t>Câu 19: “a conclusion that lasting happiness is hardly obtained because of the nature of brains”</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Phân tích Từ khóa:</w:t>
      </w:r>
      <w:r w:rsidRPr="005960A6">
        <w:rPr>
          <w:rFonts w:eastAsia="Times New Roman"/>
          <w:color w:val="000000"/>
          <w:spacing w:val="0"/>
        </w:rPr>
        <w:t> "conclusion" (kết luận), "lasting happiness" (hạnh phúc bền lâu), "hardly obtained" (khó đạt được), "nature of brains" (bản chất của não bộ).</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Định vị và Đối chiếu:</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Tại </w:t>
      </w:r>
      <w:r w:rsidRPr="005960A6">
        <w:rPr>
          <w:rFonts w:eastAsia="Times New Roman"/>
          <w:b/>
          <w:bCs/>
          <w:color w:val="000000"/>
          <w:spacing w:val="0"/>
        </w:rPr>
        <w:t>Đoạn H</w:t>
      </w:r>
      <w:r w:rsidRPr="005960A6">
        <w:rPr>
          <w:rFonts w:eastAsia="Times New Roman"/>
          <w:color w:val="000000"/>
          <w:spacing w:val="0"/>
        </w:rPr>
        <w:t> (đoạn kết), tác giả viết: "...our </w:t>
      </w:r>
      <w:r w:rsidRPr="005960A6">
        <w:rPr>
          <w:rFonts w:eastAsia="Times New Roman"/>
          <w:b/>
          <w:bCs/>
          <w:color w:val="000000"/>
          <w:spacing w:val="0"/>
        </w:rPr>
        <w:t>brains are designed</w:t>
      </w:r>
      <w:r w:rsidRPr="005960A6">
        <w:rPr>
          <w:rFonts w:eastAsia="Times New Roman"/>
          <w:color w:val="000000"/>
          <w:spacing w:val="0"/>
        </w:rPr>
        <w:t> to crave but </w:t>
      </w:r>
      <w:r w:rsidRPr="005960A6">
        <w:rPr>
          <w:rFonts w:eastAsia="Times New Roman"/>
          <w:b/>
          <w:bCs/>
          <w:color w:val="000000"/>
          <w:spacing w:val="0"/>
        </w:rPr>
        <w:t>never really achieve lasting happiness</w:t>
      </w:r>
      <w:r w:rsidRPr="005960A6">
        <w:rPr>
          <w:rFonts w:eastAsia="Times New Roman"/>
          <w:color w:val="000000"/>
          <w:spacing w:val="0"/>
        </w:rPr>
        <w:t>."</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"Designed to" ám chỉ "nature of brains". "Never really achieve" đồng nghĩa với "hardly obtained".</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H</w:t>
      </w:r>
    </w:p>
    <w:p w:rsidR="005960A6" w:rsidRPr="005960A6" w:rsidRDefault="005960A6" w:rsidP="005960A6">
      <w:pPr>
        <w:numPr>
          <w:ilvl w:val="0"/>
          <w:numId w:val="27"/>
        </w:numPr>
        <w:contextualSpacing/>
        <w:rPr>
          <w:rFonts w:eastAsia="Times New Roman"/>
          <w:color w:val="000000"/>
          <w:spacing w:val="0"/>
        </w:rPr>
      </w:pPr>
      <w:r w:rsidRPr="005960A6">
        <w:rPr>
          <w:rFonts w:eastAsia="Times New Roman"/>
          <w:b/>
          <w:bCs/>
          <w:color w:val="000000"/>
          <w:spacing w:val="0"/>
        </w:rPr>
        <w:t>Câu 20: “One description that listed the human emotional categories.”</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Phân tích Từ khóa:</w:t>
      </w:r>
      <w:r w:rsidRPr="005960A6">
        <w:rPr>
          <w:rFonts w:eastAsia="Times New Roman"/>
          <w:color w:val="000000"/>
          <w:spacing w:val="0"/>
        </w:rPr>
        <w:t> "description" (mô tả), "listed" (liệt kê), "human emotional categories" (các loại cảm xúc con người).</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Định vị và Đối chiếu:</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Tại </w:t>
      </w:r>
      <w:r w:rsidRPr="005960A6">
        <w:rPr>
          <w:rFonts w:eastAsia="Times New Roman"/>
          <w:b/>
          <w:bCs/>
          <w:color w:val="000000"/>
          <w:spacing w:val="0"/>
        </w:rPr>
        <w:t>Đoạn E</w:t>
      </w:r>
      <w:r w:rsidRPr="005960A6">
        <w:rPr>
          <w:rFonts w:eastAsia="Times New Roman"/>
          <w:color w:val="000000"/>
          <w:spacing w:val="0"/>
        </w:rPr>
        <w:t>, văn bản liệt kê: "Of the </w:t>
      </w:r>
      <w:r w:rsidRPr="005960A6">
        <w:rPr>
          <w:rFonts w:eastAsia="Times New Roman"/>
          <w:b/>
          <w:bCs/>
          <w:color w:val="000000"/>
          <w:spacing w:val="0"/>
        </w:rPr>
        <w:t>six universal emotions</w:t>
      </w:r>
      <w:r w:rsidRPr="005960A6">
        <w:rPr>
          <w:rFonts w:eastAsia="Times New Roman"/>
          <w:color w:val="000000"/>
          <w:spacing w:val="0"/>
        </w:rPr>
        <w:t>, four </w:t>
      </w:r>
      <w:r w:rsidRPr="005960A6">
        <w:rPr>
          <w:rFonts w:eastAsia="Times New Roman"/>
          <w:b/>
          <w:bCs/>
          <w:color w:val="000000"/>
          <w:spacing w:val="0"/>
        </w:rPr>
        <w:t>anger, fear, disgust and sadness</w:t>
      </w:r>
      <w:r w:rsidRPr="005960A6">
        <w:rPr>
          <w:rFonts w:eastAsia="Times New Roman"/>
          <w:color w:val="000000"/>
          <w:spacing w:val="0"/>
        </w:rPr>
        <w:t>... </w:t>
      </w:r>
      <w:r w:rsidRPr="005960A6">
        <w:rPr>
          <w:rFonts w:eastAsia="Times New Roman"/>
          <w:b/>
          <w:bCs/>
          <w:color w:val="000000"/>
          <w:spacing w:val="0"/>
        </w:rPr>
        <w:t>joy</w:t>
      </w:r>
      <w:r w:rsidRPr="005960A6">
        <w:rPr>
          <w:rFonts w:eastAsia="Times New Roman"/>
          <w:color w:val="000000"/>
          <w:spacing w:val="0"/>
        </w:rPr>
        <w:t>... </w:t>
      </w:r>
      <w:r w:rsidRPr="005960A6">
        <w:rPr>
          <w:rFonts w:eastAsia="Times New Roman"/>
          <w:b/>
          <w:bCs/>
          <w:color w:val="000000"/>
          <w:spacing w:val="0"/>
        </w:rPr>
        <w:t>surprise</w:t>
      </w:r>
      <w:r w:rsidRPr="005960A6">
        <w:rPr>
          <w:rFonts w:eastAsia="Times New Roman"/>
          <w:color w:val="000000"/>
          <w:spacing w:val="0"/>
        </w:rPr>
        <w:t>".</w:t>
      </w:r>
    </w:p>
    <w:p w:rsidR="005960A6" w:rsidRPr="005960A6" w:rsidRDefault="005960A6" w:rsidP="005960A6">
      <w:pPr>
        <w:numPr>
          <w:ilvl w:val="2"/>
          <w:numId w:val="27"/>
        </w:numPr>
        <w:contextualSpacing/>
        <w:rPr>
          <w:rFonts w:eastAsia="Times New Roman"/>
          <w:color w:val="000000"/>
          <w:spacing w:val="0"/>
        </w:rPr>
      </w:pPr>
      <w:r w:rsidRPr="005960A6">
        <w:rPr>
          <w:rFonts w:eastAsia="Times New Roman"/>
          <w:color w:val="000000"/>
          <w:spacing w:val="0"/>
        </w:rPr>
        <w:t>Việc kể tên cụ thể 6 loại cảm xúc chính là hành động "listed emotional categories".</w:t>
      </w:r>
    </w:p>
    <w:p w:rsidR="005960A6" w:rsidRPr="005960A6" w:rsidRDefault="005960A6" w:rsidP="005960A6">
      <w:pPr>
        <w:numPr>
          <w:ilvl w:val="1"/>
          <w:numId w:val="27"/>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E</w:t>
      </w:r>
    </w:p>
    <w:p w:rsidR="005960A6" w:rsidRPr="005960A6" w:rsidRDefault="00B53BEE" w:rsidP="005960A6">
      <w:pPr>
        <w:contextualSpacing/>
        <w:rPr>
          <w:rFonts w:eastAsia="Times New Roman"/>
          <w:color w:val="auto"/>
          <w:spacing w:val="0"/>
        </w:rPr>
      </w:pPr>
      <w:r w:rsidRPr="00B53BEE">
        <w:rPr>
          <w:rFonts w:eastAsia="Times New Roman"/>
          <w:noProof/>
          <w:color w:val="auto"/>
          <w:spacing w:val="0"/>
        </w:rPr>
        <w:pict>
          <v:rect id="_x0000_i1026" alt="" style="width:468pt;height:.05pt;mso-width-percent:0;mso-height-percent:0;mso-width-percent:0;mso-height-percent:0" o:hralign="center" o:hrstd="t" o:hr="t" fillcolor="#a0a0a0" stroked="f"/>
        </w:pict>
      </w:r>
    </w:p>
    <w:p w:rsidR="005960A6" w:rsidRPr="005960A6" w:rsidRDefault="005960A6" w:rsidP="005960A6">
      <w:pPr>
        <w:contextualSpacing/>
        <w:outlineLvl w:val="2"/>
        <w:rPr>
          <w:rFonts w:eastAsia="Times New Roman"/>
          <w:b/>
          <w:bCs/>
          <w:color w:val="000000"/>
          <w:spacing w:val="0"/>
        </w:rPr>
      </w:pPr>
      <w:r w:rsidRPr="005960A6">
        <w:rPr>
          <w:rFonts w:eastAsia="Times New Roman"/>
          <w:b/>
          <w:bCs/>
          <w:color w:val="000000"/>
          <w:spacing w:val="0"/>
        </w:rPr>
        <w:t>Phần II: Câu hỏi 21-25 (Summary Completion)</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Mục tiêu:</w:t>
      </w:r>
      <w:r w:rsidRPr="005960A6">
        <w:rPr>
          <w:rFonts w:eastAsia="Times New Roman"/>
          <w:color w:val="000000"/>
          <w:spacing w:val="0"/>
        </w:rPr>
        <w:t> Điền từ vào chỗ trống trong đoạn tóm tắt dựa trên nội dung bài đọc (Không quá 4 từ).</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1. Chiến lược tiếp cận</w:t>
      </w:r>
    </w:p>
    <w:p w:rsidR="005960A6" w:rsidRPr="005960A6" w:rsidRDefault="005960A6" w:rsidP="005960A6">
      <w:pPr>
        <w:numPr>
          <w:ilvl w:val="0"/>
          <w:numId w:val="28"/>
        </w:numPr>
        <w:contextualSpacing/>
        <w:rPr>
          <w:rFonts w:eastAsia="Times New Roman"/>
          <w:color w:val="000000"/>
          <w:spacing w:val="0"/>
        </w:rPr>
      </w:pPr>
      <w:r w:rsidRPr="005960A6">
        <w:rPr>
          <w:rFonts w:eastAsia="Times New Roman"/>
          <w:b/>
          <w:bCs/>
          <w:color w:val="000000"/>
          <w:spacing w:val="0"/>
        </w:rPr>
        <w:t>Bước 1:</w:t>
      </w:r>
      <w:r w:rsidRPr="005960A6">
        <w:rPr>
          <w:rFonts w:eastAsia="Times New Roman"/>
          <w:color w:val="000000"/>
          <w:spacing w:val="0"/>
        </w:rPr>
        <w:t> Xác định từ loại cần điền (danh từ, động từ...) dựa trên ngữ pháp.</w:t>
      </w:r>
    </w:p>
    <w:p w:rsidR="005960A6" w:rsidRPr="005960A6" w:rsidRDefault="005960A6" w:rsidP="005960A6">
      <w:pPr>
        <w:numPr>
          <w:ilvl w:val="0"/>
          <w:numId w:val="28"/>
        </w:numPr>
        <w:contextualSpacing/>
        <w:rPr>
          <w:rFonts w:eastAsia="Times New Roman"/>
          <w:color w:val="000000"/>
          <w:spacing w:val="0"/>
        </w:rPr>
      </w:pPr>
      <w:r w:rsidRPr="005960A6">
        <w:rPr>
          <w:rFonts w:eastAsia="Times New Roman"/>
          <w:b/>
          <w:bCs/>
          <w:color w:val="000000"/>
          <w:spacing w:val="0"/>
        </w:rPr>
        <w:t>Bước 2:</w:t>
      </w:r>
      <w:r w:rsidRPr="005960A6">
        <w:rPr>
          <w:rFonts w:eastAsia="Times New Roman"/>
          <w:color w:val="000000"/>
          <w:spacing w:val="0"/>
        </w:rPr>
        <w:t> Sử dụng các từ khóa xung quanh chỗ trống để định vị đoạn văn chứa thông tin.</w:t>
      </w:r>
    </w:p>
    <w:p w:rsidR="005960A6" w:rsidRPr="005960A6" w:rsidRDefault="005960A6" w:rsidP="005960A6">
      <w:pPr>
        <w:numPr>
          <w:ilvl w:val="0"/>
          <w:numId w:val="28"/>
        </w:numPr>
        <w:contextualSpacing/>
        <w:rPr>
          <w:rFonts w:eastAsia="Times New Roman"/>
          <w:color w:val="000000"/>
          <w:spacing w:val="0"/>
        </w:rPr>
      </w:pPr>
      <w:r w:rsidRPr="005960A6">
        <w:rPr>
          <w:rFonts w:eastAsia="Times New Roman"/>
          <w:b/>
          <w:bCs/>
          <w:color w:val="000000"/>
          <w:spacing w:val="0"/>
        </w:rPr>
        <w:t>Bước 3:</w:t>
      </w:r>
      <w:r w:rsidRPr="005960A6">
        <w:rPr>
          <w:rFonts w:eastAsia="Times New Roman"/>
          <w:color w:val="000000"/>
          <w:spacing w:val="0"/>
        </w:rPr>
        <w:t> Chọn từ chính xác trong bài để điền vào.</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2. Phân tích chi tiết từng câu hỏi</w:t>
      </w:r>
    </w:p>
    <w:p w:rsidR="005960A6" w:rsidRPr="005960A6" w:rsidRDefault="005960A6" w:rsidP="005960A6">
      <w:pPr>
        <w:numPr>
          <w:ilvl w:val="0"/>
          <w:numId w:val="29"/>
        </w:numPr>
        <w:contextualSpacing/>
        <w:rPr>
          <w:rFonts w:eastAsia="Times New Roman"/>
          <w:color w:val="000000"/>
          <w:spacing w:val="0"/>
        </w:rPr>
      </w:pPr>
      <w:r w:rsidRPr="005960A6">
        <w:rPr>
          <w:rFonts w:eastAsia="Times New Roman"/>
          <w:b/>
          <w:bCs/>
          <w:color w:val="000000"/>
          <w:spacing w:val="0"/>
        </w:rPr>
        <w:t>Câu 21: “...received [21]...”</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Phân tích Từ khóa:</w:t>
      </w:r>
      <w:r w:rsidRPr="005960A6">
        <w:rPr>
          <w:rFonts w:eastAsia="Times New Roman"/>
          <w:color w:val="000000"/>
          <w:spacing w:val="0"/>
        </w:rPr>
        <w:t> "Alice", "divided doctors", "three groups", "control group", "read humanistic statements", "received".</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lastRenderedPageBreak/>
        <w:t>Định vị:</w:t>
      </w:r>
      <w:r w:rsidRPr="005960A6">
        <w:rPr>
          <w:rFonts w:eastAsia="Times New Roman"/>
          <w:color w:val="000000"/>
          <w:spacing w:val="0"/>
        </w:rPr>
        <w:t> </w:t>
      </w:r>
      <w:r w:rsidRPr="005960A6">
        <w:rPr>
          <w:rFonts w:eastAsia="Times New Roman"/>
          <w:b/>
          <w:bCs/>
          <w:color w:val="000000"/>
          <w:spacing w:val="0"/>
        </w:rPr>
        <w:t>Đoạn B</w:t>
      </w:r>
      <w:r w:rsidRPr="005960A6">
        <w:rPr>
          <w:rFonts w:eastAsia="Times New Roman"/>
          <w:color w:val="000000"/>
          <w:spacing w:val="0"/>
        </w:rPr>
        <w:t> chứa thông tin về thí nghiệm của Alice Isen: "...one received </w:t>
      </w:r>
      <w:r w:rsidRPr="005960A6">
        <w:rPr>
          <w:rFonts w:eastAsia="Times New Roman"/>
          <w:b/>
          <w:bCs/>
          <w:color w:val="000000"/>
          <w:spacing w:val="0"/>
        </w:rPr>
        <w:t>candy</w:t>
      </w:r>
      <w:r w:rsidRPr="005960A6">
        <w:rPr>
          <w:rFonts w:eastAsia="Times New Roman"/>
          <w:color w:val="000000"/>
          <w:spacing w:val="0"/>
        </w:rPr>
        <w:t>, one read humanistic statements..."</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Nhóm còn lại nhận được kẹo.</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Candy</w:t>
      </w:r>
    </w:p>
    <w:p w:rsidR="005960A6" w:rsidRPr="005960A6" w:rsidRDefault="005960A6" w:rsidP="005960A6">
      <w:pPr>
        <w:numPr>
          <w:ilvl w:val="0"/>
          <w:numId w:val="29"/>
        </w:numPr>
        <w:contextualSpacing/>
        <w:rPr>
          <w:rFonts w:eastAsia="Times New Roman"/>
          <w:color w:val="000000"/>
          <w:spacing w:val="0"/>
        </w:rPr>
      </w:pPr>
      <w:r w:rsidRPr="005960A6">
        <w:rPr>
          <w:rFonts w:eastAsia="Times New Roman"/>
          <w:b/>
          <w:bCs/>
          <w:color w:val="000000"/>
          <w:spacing w:val="0"/>
        </w:rPr>
        <w:t>Câu 22: “Since critics are questioning the significance of the [22] for both levels of happiness and classification for the virtues.”</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Phân tích Từ khóa:</w:t>
      </w:r>
      <w:r w:rsidRPr="005960A6">
        <w:rPr>
          <w:rFonts w:eastAsia="Times New Roman"/>
          <w:color w:val="000000"/>
          <w:spacing w:val="0"/>
        </w:rPr>
        <w:t> "critics", "questioning", "significance", "levels of happiness", "classification for the virtues".</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w:t>
      </w:r>
      <w:r w:rsidRPr="005960A6">
        <w:rPr>
          <w:rFonts w:eastAsia="Times New Roman"/>
          <w:b/>
          <w:bCs/>
          <w:color w:val="000000"/>
          <w:spacing w:val="0"/>
        </w:rPr>
        <w:t>Đoạn C</w:t>
      </w:r>
      <w:r w:rsidRPr="005960A6">
        <w:rPr>
          <w:rFonts w:eastAsia="Times New Roman"/>
          <w:color w:val="000000"/>
          <w:spacing w:val="0"/>
        </w:rPr>
        <w:t>: "What is the point of </w:t>
      </w:r>
      <w:r w:rsidRPr="005960A6">
        <w:rPr>
          <w:rFonts w:eastAsia="Times New Roman"/>
          <w:b/>
          <w:bCs/>
          <w:color w:val="000000"/>
          <w:spacing w:val="0"/>
        </w:rPr>
        <w:t>defining</w:t>
      </w:r>
      <w:r w:rsidRPr="005960A6">
        <w:rPr>
          <w:rFonts w:eastAsia="Times New Roman"/>
          <w:color w:val="000000"/>
          <w:spacing w:val="0"/>
        </w:rPr>
        <w:t> levels of haziness and </w:t>
      </w:r>
      <w:r w:rsidRPr="005960A6">
        <w:rPr>
          <w:rFonts w:eastAsia="Times New Roman"/>
          <w:b/>
          <w:bCs/>
          <w:color w:val="000000"/>
          <w:spacing w:val="0"/>
        </w:rPr>
        <w:t>classifying the virtues</w:t>
      </w:r>
      <w:r w:rsidRPr="005960A6">
        <w:rPr>
          <w:rFonts w:eastAsia="Times New Roman"/>
          <w:color w:val="000000"/>
          <w:spacing w:val="0"/>
        </w:rPr>
        <w:t>?"</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Từ "point" trong bài tương đương với "significance" trong câu hỏi. Hành động được nhắc đến là "defining" (định nghĩa). </w:t>
      </w:r>
      <w:r w:rsidRPr="005960A6">
        <w:rPr>
          <w:rFonts w:eastAsia="Times New Roman"/>
          <w:i/>
          <w:iCs/>
          <w:color w:val="000000"/>
          <w:spacing w:val="0"/>
        </w:rPr>
        <w:t>Lưu ý: Đáp án mẫu là danh từ "definition", đây là dạng từ biến thể của động từ "defining" xuất hiện trong bài để phù hợp ngữ pháp câu tóm tắt.</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definition (hoặc defining)</w:t>
      </w:r>
    </w:p>
    <w:p w:rsidR="005960A6" w:rsidRPr="005960A6" w:rsidRDefault="005960A6" w:rsidP="005960A6">
      <w:pPr>
        <w:numPr>
          <w:ilvl w:val="0"/>
          <w:numId w:val="29"/>
        </w:numPr>
        <w:contextualSpacing/>
        <w:rPr>
          <w:rFonts w:eastAsia="Times New Roman"/>
          <w:color w:val="000000"/>
          <w:spacing w:val="0"/>
        </w:rPr>
      </w:pPr>
      <w:r w:rsidRPr="005960A6">
        <w:rPr>
          <w:rFonts w:eastAsia="Times New Roman"/>
          <w:b/>
          <w:bCs/>
          <w:color w:val="000000"/>
          <w:spacing w:val="0"/>
        </w:rPr>
        <w:t>Câu 23: “...because we have a [23]...”</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Phân tích Từ khóa:</w:t>
      </w:r>
      <w:r w:rsidRPr="005960A6">
        <w:rPr>
          <w:rFonts w:eastAsia="Times New Roman"/>
          <w:color w:val="000000"/>
          <w:spacing w:val="0"/>
        </w:rPr>
        <w:t> "Seligman", "evolutional theory", "survival", "adversity", "forged our brains", "what’s wrong".</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w:t>
      </w:r>
      <w:r w:rsidRPr="005960A6">
        <w:rPr>
          <w:rFonts w:eastAsia="Times New Roman"/>
          <w:b/>
          <w:bCs/>
          <w:color w:val="000000"/>
          <w:spacing w:val="0"/>
        </w:rPr>
        <w:t>Đoạn D</w:t>
      </w:r>
      <w:r w:rsidRPr="005960A6">
        <w:rPr>
          <w:rFonts w:eastAsia="Times New Roman"/>
          <w:color w:val="000000"/>
          <w:spacing w:val="0"/>
        </w:rPr>
        <w:t>: "Professor Seligman says... Because our brain evolved during a time of ice... we have </w:t>
      </w:r>
      <w:r w:rsidRPr="005960A6">
        <w:rPr>
          <w:rFonts w:eastAsia="Times New Roman"/>
          <w:b/>
          <w:bCs/>
          <w:color w:val="000000"/>
          <w:spacing w:val="0"/>
        </w:rPr>
        <w:t>a catastrophic brain</w:t>
      </w:r>
      <w:r w:rsidRPr="005960A6">
        <w:rPr>
          <w:rFonts w:eastAsia="Times New Roman"/>
          <w:color w:val="000000"/>
          <w:spacing w:val="0"/>
        </w:rPr>
        <w:t>."</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Cụm từ đi sau "we have" trong bài khớp hoàn toàn với chỗ trống.</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a catastrophic brain</w:t>
      </w:r>
    </w:p>
    <w:p w:rsidR="005960A6" w:rsidRPr="005960A6" w:rsidRDefault="005960A6" w:rsidP="005960A6">
      <w:pPr>
        <w:numPr>
          <w:ilvl w:val="0"/>
          <w:numId w:val="29"/>
        </w:numPr>
        <w:contextualSpacing/>
        <w:rPr>
          <w:rFonts w:eastAsia="Times New Roman"/>
          <w:color w:val="000000"/>
          <w:spacing w:val="0"/>
        </w:rPr>
      </w:pPr>
      <w:r w:rsidRPr="005960A6">
        <w:rPr>
          <w:rFonts w:eastAsia="Times New Roman"/>
          <w:b/>
          <w:bCs/>
          <w:color w:val="000000"/>
          <w:spacing w:val="0"/>
        </w:rPr>
        <w:t>Câu 24: “When positive images like [24] are shown...”</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Phân tích Từ khóa:</w:t>
      </w:r>
      <w:r w:rsidRPr="005960A6">
        <w:rPr>
          <w:rFonts w:eastAsia="Times New Roman"/>
          <w:color w:val="000000"/>
          <w:spacing w:val="0"/>
        </w:rPr>
        <w:t> "Iowa University", "neuroscientists", "pleasant and unpleasant pictures", "positive images".</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w:t>
      </w:r>
      <w:r w:rsidRPr="005960A6">
        <w:rPr>
          <w:rFonts w:eastAsia="Times New Roman"/>
          <w:b/>
          <w:bCs/>
          <w:color w:val="000000"/>
          <w:spacing w:val="0"/>
        </w:rPr>
        <w:t>Đoạn F</w:t>
      </w:r>
      <w:r w:rsidRPr="005960A6">
        <w:rPr>
          <w:rFonts w:eastAsia="Times New Roman"/>
          <w:color w:val="000000"/>
          <w:spacing w:val="0"/>
        </w:rPr>
        <w:t>: "...studied what happens when people are shown pleasant and unpleasant pictures. When subjects see </w:t>
      </w:r>
      <w:r w:rsidRPr="005960A6">
        <w:rPr>
          <w:rFonts w:eastAsia="Times New Roman"/>
          <w:b/>
          <w:bCs/>
          <w:color w:val="000000"/>
          <w:spacing w:val="0"/>
        </w:rPr>
        <w:t>landscapes or dolphins playing</w:t>
      </w:r>
      <w:r w:rsidRPr="005960A6">
        <w:rPr>
          <w:rFonts w:eastAsia="Times New Roman"/>
          <w:color w:val="000000"/>
          <w:spacing w:val="0"/>
        </w:rPr>
        <w:t>..."</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"Landscapes or dolphins playing" là ví dụ cụ thể cho "pleasant pictures" (hình ảnh tích cực).</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landscapes or dolphins playing</w:t>
      </w:r>
    </w:p>
    <w:p w:rsidR="005960A6" w:rsidRPr="005960A6" w:rsidRDefault="005960A6" w:rsidP="005960A6">
      <w:pPr>
        <w:numPr>
          <w:ilvl w:val="0"/>
          <w:numId w:val="29"/>
        </w:numPr>
        <w:contextualSpacing/>
        <w:rPr>
          <w:rFonts w:eastAsia="Times New Roman"/>
          <w:color w:val="000000"/>
          <w:spacing w:val="0"/>
        </w:rPr>
      </w:pPr>
      <w:r w:rsidRPr="005960A6">
        <w:rPr>
          <w:rFonts w:eastAsia="Times New Roman"/>
          <w:b/>
          <w:bCs/>
          <w:color w:val="000000"/>
          <w:spacing w:val="0"/>
        </w:rPr>
        <w:t>Câu 25: “...response comes from [25] of the brain.”</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lastRenderedPageBreak/>
        <w:t>Phân tích Từ khóa:</w:t>
      </w:r>
      <w:r w:rsidRPr="005960A6">
        <w:rPr>
          <w:rFonts w:eastAsia="Times New Roman"/>
          <w:color w:val="000000"/>
          <w:spacing w:val="0"/>
        </w:rPr>
        <w:t> "unpleasant image", "response comes from".</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Định vị:</w:t>
      </w:r>
      <w:r w:rsidRPr="005960A6">
        <w:rPr>
          <w:rFonts w:eastAsia="Times New Roman"/>
          <w:color w:val="000000"/>
          <w:spacing w:val="0"/>
        </w:rPr>
        <w:t> </w:t>
      </w:r>
      <w:r w:rsidRPr="005960A6">
        <w:rPr>
          <w:rFonts w:eastAsia="Times New Roman"/>
          <w:b/>
          <w:bCs/>
          <w:color w:val="000000"/>
          <w:spacing w:val="0"/>
        </w:rPr>
        <w:t>Đoạn F</w:t>
      </w:r>
      <w:r w:rsidRPr="005960A6">
        <w:rPr>
          <w:rFonts w:eastAsia="Times New Roman"/>
          <w:color w:val="000000"/>
          <w:spacing w:val="0"/>
        </w:rPr>
        <w:t>: "But when they are shown unpleasant images... the response comes from </w:t>
      </w:r>
      <w:r w:rsidRPr="005960A6">
        <w:rPr>
          <w:rFonts w:eastAsia="Times New Roman"/>
          <w:b/>
          <w:bCs/>
          <w:color w:val="000000"/>
          <w:spacing w:val="0"/>
        </w:rPr>
        <w:t>more primitive parts</w:t>
      </w:r>
      <w:r w:rsidRPr="005960A6">
        <w:rPr>
          <w:rFonts w:eastAsia="Times New Roman"/>
          <w:color w:val="000000"/>
          <w:spacing w:val="0"/>
        </w:rPr>
        <w:t> of the brain."</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Đối chiếu:</w:t>
      </w:r>
      <w:r w:rsidRPr="005960A6">
        <w:rPr>
          <w:rFonts w:eastAsia="Times New Roman"/>
          <w:color w:val="000000"/>
          <w:spacing w:val="0"/>
        </w:rPr>
        <w:t> Thông tin khớp hoàn toàn về nguồn gốc phản ứng của não.</w:t>
      </w:r>
    </w:p>
    <w:p w:rsidR="005960A6" w:rsidRPr="005960A6" w:rsidRDefault="005960A6" w:rsidP="005960A6">
      <w:pPr>
        <w:numPr>
          <w:ilvl w:val="1"/>
          <w:numId w:val="29"/>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(more) primitive parts</w:t>
      </w:r>
    </w:p>
    <w:p w:rsidR="005960A6" w:rsidRPr="005960A6" w:rsidRDefault="00B53BEE" w:rsidP="005960A6">
      <w:pPr>
        <w:contextualSpacing/>
        <w:rPr>
          <w:rFonts w:eastAsia="Times New Roman"/>
          <w:color w:val="auto"/>
          <w:spacing w:val="0"/>
        </w:rPr>
      </w:pPr>
      <w:r w:rsidRPr="00B53BEE">
        <w:rPr>
          <w:rFonts w:eastAsia="Times New Roman"/>
          <w:noProof/>
          <w:color w:val="auto"/>
          <w:spacing w:val="0"/>
        </w:rPr>
        <w:pict>
          <v:rect id="_x0000_i1025" alt="" style="width:468pt;height:.05pt;mso-width-percent:0;mso-height-percent:0;mso-width-percent:0;mso-height-percent:0" o:hralign="center" o:hrstd="t" o:hr="t" fillcolor="#a0a0a0" stroked="f"/>
        </w:pict>
      </w:r>
    </w:p>
    <w:p w:rsidR="005960A6" w:rsidRPr="005960A6" w:rsidRDefault="005960A6" w:rsidP="005960A6">
      <w:pPr>
        <w:contextualSpacing/>
        <w:outlineLvl w:val="2"/>
        <w:rPr>
          <w:rFonts w:eastAsia="Times New Roman"/>
          <w:b/>
          <w:bCs/>
          <w:color w:val="000000"/>
          <w:spacing w:val="0"/>
        </w:rPr>
      </w:pPr>
      <w:r w:rsidRPr="005960A6">
        <w:rPr>
          <w:rFonts w:eastAsia="Times New Roman"/>
          <w:b/>
          <w:bCs/>
          <w:color w:val="000000"/>
          <w:spacing w:val="0"/>
        </w:rPr>
        <w:t>Phần III: Câu hỏi 26 (Multiple Choice)</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Mục tiêu:</w:t>
      </w:r>
      <w:r w:rsidRPr="005960A6">
        <w:rPr>
          <w:rFonts w:eastAsia="Times New Roman"/>
          <w:color w:val="000000"/>
          <w:spacing w:val="0"/>
        </w:rPr>
        <w:t> Chọn phát biểu đúng dựa trên ý kiến của Daniel Nettle trong hai đoạn cuối.</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1. Chiến lược tiếp cận</w:t>
      </w:r>
    </w:p>
    <w:p w:rsidR="005960A6" w:rsidRPr="005960A6" w:rsidRDefault="005960A6" w:rsidP="005960A6">
      <w:pPr>
        <w:numPr>
          <w:ilvl w:val="0"/>
          <w:numId w:val="30"/>
        </w:numPr>
        <w:contextualSpacing/>
        <w:rPr>
          <w:rFonts w:eastAsia="Times New Roman"/>
          <w:color w:val="000000"/>
          <w:spacing w:val="0"/>
        </w:rPr>
      </w:pPr>
      <w:r w:rsidRPr="005960A6">
        <w:rPr>
          <w:rFonts w:eastAsia="Times New Roman"/>
          <w:b/>
          <w:bCs/>
          <w:color w:val="000000"/>
          <w:spacing w:val="0"/>
        </w:rPr>
        <w:t>Bước 1:</w:t>
      </w:r>
      <w:r w:rsidRPr="005960A6">
        <w:rPr>
          <w:rFonts w:eastAsia="Times New Roman"/>
          <w:color w:val="000000"/>
          <w:spacing w:val="0"/>
        </w:rPr>
        <w:t> Giới hạn phạm vi tìm kiếm ở hai đoạn cuối (G và H) và tên riêng "Daniel Nettle".</w:t>
      </w:r>
    </w:p>
    <w:p w:rsidR="005960A6" w:rsidRPr="005960A6" w:rsidRDefault="005960A6" w:rsidP="005960A6">
      <w:pPr>
        <w:numPr>
          <w:ilvl w:val="0"/>
          <w:numId w:val="30"/>
        </w:numPr>
        <w:contextualSpacing/>
        <w:rPr>
          <w:rFonts w:eastAsia="Times New Roman"/>
          <w:color w:val="000000"/>
          <w:spacing w:val="0"/>
        </w:rPr>
      </w:pPr>
      <w:r w:rsidRPr="005960A6">
        <w:rPr>
          <w:rFonts w:eastAsia="Times New Roman"/>
          <w:b/>
          <w:bCs/>
          <w:color w:val="000000"/>
          <w:spacing w:val="0"/>
        </w:rPr>
        <w:t>Bước 2:</w:t>
      </w:r>
      <w:r w:rsidRPr="005960A6">
        <w:rPr>
          <w:rFonts w:eastAsia="Times New Roman"/>
          <w:color w:val="000000"/>
          <w:spacing w:val="0"/>
        </w:rPr>
        <w:t> Đọc các lựa chọn A, B, C, D và đối chiếu với bài đọc để loại trừ hoặc chọn.</w:t>
      </w:r>
    </w:p>
    <w:p w:rsidR="005960A6" w:rsidRPr="005960A6" w:rsidRDefault="005960A6" w:rsidP="005960A6">
      <w:pPr>
        <w:contextualSpacing/>
        <w:rPr>
          <w:rFonts w:eastAsia="Times New Roman"/>
          <w:color w:val="000000"/>
          <w:spacing w:val="0"/>
        </w:rPr>
      </w:pPr>
      <w:r w:rsidRPr="005960A6">
        <w:rPr>
          <w:rFonts w:eastAsia="Times New Roman"/>
          <w:b/>
          <w:bCs/>
          <w:color w:val="000000"/>
          <w:spacing w:val="0"/>
        </w:rPr>
        <w:t>2. Phân tích chi tiết</w:t>
      </w:r>
    </w:p>
    <w:p w:rsidR="005960A6" w:rsidRPr="005960A6" w:rsidRDefault="005960A6" w:rsidP="005960A6">
      <w:pPr>
        <w:numPr>
          <w:ilvl w:val="0"/>
          <w:numId w:val="31"/>
        </w:numPr>
        <w:contextualSpacing/>
        <w:rPr>
          <w:rFonts w:eastAsia="Times New Roman"/>
          <w:color w:val="000000"/>
          <w:spacing w:val="0"/>
        </w:rPr>
      </w:pPr>
      <w:r w:rsidRPr="005960A6">
        <w:rPr>
          <w:rFonts w:eastAsia="Times New Roman"/>
          <w:b/>
          <w:bCs/>
          <w:color w:val="000000"/>
          <w:spacing w:val="0"/>
        </w:rPr>
        <w:t>Câu 26: “According to Daniel Nettle in the last two paragraphs, what is true...”</w:t>
      </w:r>
    </w:p>
    <w:p w:rsidR="005960A6" w:rsidRPr="005960A6" w:rsidRDefault="005960A6" w:rsidP="005960A6">
      <w:pPr>
        <w:numPr>
          <w:ilvl w:val="1"/>
          <w:numId w:val="31"/>
        </w:numPr>
        <w:contextualSpacing/>
        <w:rPr>
          <w:rFonts w:eastAsia="Times New Roman"/>
          <w:color w:val="000000"/>
          <w:spacing w:val="0"/>
        </w:rPr>
      </w:pPr>
      <w:r w:rsidRPr="005960A6">
        <w:rPr>
          <w:rFonts w:eastAsia="Times New Roman"/>
          <w:b/>
          <w:bCs/>
          <w:color w:val="000000"/>
          <w:spacing w:val="0"/>
        </w:rPr>
        <w:t>Phân tích lựa chọn:</w:t>
      </w:r>
    </w:p>
    <w:p w:rsidR="005960A6" w:rsidRPr="005960A6" w:rsidRDefault="005960A6" w:rsidP="005960A6">
      <w:pPr>
        <w:numPr>
          <w:ilvl w:val="2"/>
          <w:numId w:val="31"/>
        </w:numPr>
        <w:contextualSpacing/>
        <w:rPr>
          <w:rFonts w:eastAsia="Times New Roman"/>
          <w:color w:val="000000"/>
          <w:spacing w:val="0"/>
        </w:rPr>
      </w:pPr>
      <w:r w:rsidRPr="005960A6">
        <w:rPr>
          <w:rFonts w:eastAsia="Times New Roman"/>
          <w:i/>
          <w:iCs/>
          <w:color w:val="000000"/>
          <w:spacing w:val="0"/>
        </w:rPr>
        <w:t>(A) Brain systems always mix liking and wanting together.</w:t>
      </w:r>
      <w:r w:rsidRPr="005960A6">
        <w:rPr>
          <w:rFonts w:eastAsia="Times New Roman"/>
          <w:color w:val="000000"/>
          <w:spacing w:val="0"/>
        </w:rPr>
        <w:t> -&gt; </w:t>
      </w:r>
      <w:r w:rsidRPr="005960A6">
        <w:rPr>
          <w:rFonts w:eastAsia="Times New Roman"/>
          <w:b/>
          <w:bCs/>
          <w:color w:val="000000"/>
          <w:spacing w:val="0"/>
        </w:rPr>
        <w:t>Sai</w:t>
      </w:r>
      <w:r w:rsidRPr="005960A6">
        <w:rPr>
          <w:rFonts w:eastAsia="Times New Roman"/>
          <w:color w:val="000000"/>
          <w:spacing w:val="0"/>
        </w:rPr>
        <w:t>. Đoạn G nói: "brain systems for liking and wanting are </w:t>
      </w:r>
      <w:r w:rsidRPr="005960A6">
        <w:rPr>
          <w:rFonts w:eastAsia="Times New Roman"/>
          <w:b/>
          <w:bCs/>
          <w:color w:val="000000"/>
          <w:spacing w:val="0"/>
        </w:rPr>
        <w:t>separate</w:t>
      </w:r>
      <w:r w:rsidRPr="005960A6">
        <w:rPr>
          <w:rFonts w:eastAsia="Times New Roman"/>
          <w:color w:val="000000"/>
          <w:spacing w:val="0"/>
        </w:rPr>
        <w:t>" (tách biệt).</w:t>
      </w:r>
    </w:p>
    <w:p w:rsidR="005960A6" w:rsidRPr="005960A6" w:rsidRDefault="005960A6" w:rsidP="005960A6">
      <w:pPr>
        <w:numPr>
          <w:ilvl w:val="2"/>
          <w:numId w:val="31"/>
        </w:numPr>
        <w:contextualSpacing/>
        <w:rPr>
          <w:rFonts w:eastAsia="Times New Roman"/>
          <w:color w:val="000000"/>
          <w:spacing w:val="0"/>
        </w:rPr>
      </w:pPr>
      <w:r w:rsidRPr="005960A6">
        <w:rPr>
          <w:rFonts w:eastAsia="Times New Roman"/>
          <w:i/>
          <w:iCs/>
          <w:color w:val="000000"/>
          <w:spacing w:val="0"/>
        </w:rPr>
        <w:t>(B) Negative emotions can be easily rid of if we think positively.</w:t>
      </w:r>
      <w:r w:rsidRPr="005960A6">
        <w:rPr>
          <w:rFonts w:eastAsia="Times New Roman"/>
          <w:color w:val="000000"/>
          <w:spacing w:val="0"/>
        </w:rPr>
        <w:t> -&gt; </w:t>
      </w:r>
      <w:r w:rsidRPr="005960A6">
        <w:rPr>
          <w:rFonts w:eastAsia="Times New Roman"/>
          <w:b/>
          <w:bCs/>
          <w:color w:val="000000"/>
          <w:spacing w:val="0"/>
        </w:rPr>
        <w:t>Sai</w:t>
      </w:r>
      <w:r w:rsidRPr="005960A6">
        <w:rPr>
          <w:rFonts w:eastAsia="Times New Roman"/>
          <w:color w:val="000000"/>
          <w:spacing w:val="0"/>
        </w:rPr>
        <w:t>. Đoạn H nói: "negative emotions... are </w:t>
      </w:r>
      <w:r w:rsidRPr="005960A6">
        <w:rPr>
          <w:rFonts w:eastAsia="Times New Roman"/>
          <w:b/>
          <w:bCs/>
          <w:color w:val="000000"/>
          <w:spacing w:val="0"/>
        </w:rPr>
        <w:t>difficult to eradicate</w:t>
      </w:r>
      <w:r w:rsidRPr="005960A6">
        <w:rPr>
          <w:rFonts w:eastAsia="Times New Roman"/>
          <w:color w:val="000000"/>
          <w:spacing w:val="0"/>
        </w:rPr>
        <w:t>" (khó loại bỏ).</w:t>
      </w:r>
    </w:p>
    <w:p w:rsidR="005960A6" w:rsidRPr="005960A6" w:rsidRDefault="005960A6" w:rsidP="005960A6">
      <w:pPr>
        <w:numPr>
          <w:ilvl w:val="2"/>
          <w:numId w:val="31"/>
        </w:numPr>
        <w:contextualSpacing/>
        <w:rPr>
          <w:rFonts w:eastAsia="Times New Roman"/>
          <w:color w:val="000000"/>
          <w:spacing w:val="0"/>
        </w:rPr>
      </w:pPr>
      <w:r w:rsidRPr="005960A6">
        <w:rPr>
          <w:rFonts w:eastAsia="Times New Roman"/>
          <w:i/>
          <w:iCs/>
          <w:color w:val="000000"/>
          <w:spacing w:val="0"/>
        </w:rPr>
        <w:t>(C) Happiness is like nicotine we are craving for but get little pleasure.</w:t>
      </w:r>
      <w:r w:rsidRPr="005960A6">
        <w:rPr>
          <w:rFonts w:eastAsia="Times New Roman"/>
          <w:color w:val="000000"/>
          <w:spacing w:val="0"/>
        </w:rPr>
        <w:t> -&gt; </w:t>
      </w:r>
      <w:r w:rsidRPr="005960A6">
        <w:rPr>
          <w:rFonts w:eastAsia="Times New Roman"/>
          <w:b/>
          <w:bCs/>
          <w:color w:val="000000"/>
          <w:spacing w:val="0"/>
        </w:rPr>
        <w:t>Sai</w:t>
      </w:r>
      <w:r w:rsidRPr="005960A6">
        <w:rPr>
          <w:rFonts w:eastAsia="Times New Roman"/>
          <w:color w:val="000000"/>
          <w:spacing w:val="0"/>
        </w:rPr>
        <w:t>. Bài đọc so sánh cơ chế "wanting" (thèm muốn) với nicotine, chứ không định nghĩa "hạnh phúc là nicotine".</w:t>
      </w:r>
    </w:p>
    <w:p w:rsidR="005960A6" w:rsidRPr="005960A6" w:rsidRDefault="005960A6" w:rsidP="005960A6">
      <w:pPr>
        <w:numPr>
          <w:ilvl w:val="2"/>
          <w:numId w:val="31"/>
        </w:numPr>
        <w:contextualSpacing/>
        <w:rPr>
          <w:rFonts w:eastAsia="Times New Roman"/>
          <w:color w:val="000000"/>
          <w:spacing w:val="0"/>
        </w:rPr>
      </w:pPr>
      <w:r w:rsidRPr="005960A6">
        <w:rPr>
          <w:rFonts w:eastAsia="Times New Roman"/>
          <w:i/>
          <w:iCs/>
          <w:color w:val="000000"/>
          <w:spacing w:val="0"/>
        </w:rPr>
        <w:t>(D) The inner mechanism of human brains does not assist us to achieve durable happiness.</w:t>
      </w:r>
      <w:r w:rsidRPr="005960A6">
        <w:rPr>
          <w:rFonts w:eastAsia="Times New Roman"/>
          <w:color w:val="000000"/>
          <w:spacing w:val="0"/>
        </w:rPr>
        <w:t> -&gt; </w:t>
      </w:r>
      <w:r w:rsidRPr="005960A6">
        <w:rPr>
          <w:rFonts w:eastAsia="Times New Roman"/>
          <w:b/>
          <w:bCs/>
          <w:color w:val="000000"/>
          <w:spacing w:val="0"/>
        </w:rPr>
        <w:t>Đúng</w:t>
      </w:r>
      <w:r w:rsidRPr="005960A6">
        <w:rPr>
          <w:rFonts w:eastAsia="Times New Roman"/>
          <w:color w:val="000000"/>
          <w:spacing w:val="0"/>
        </w:rPr>
        <w:t>.</w:t>
      </w:r>
    </w:p>
    <w:p w:rsidR="005960A6" w:rsidRPr="005960A6" w:rsidRDefault="005960A6" w:rsidP="005960A6">
      <w:pPr>
        <w:numPr>
          <w:ilvl w:val="1"/>
          <w:numId w:val="31"/>
        </w:numPr>
        <w:contextualSpacing/>
        <w:rPr>
          <w:rFonts w:eastAsia="Times New Roman"/>
          <w:color w:val="000000"/>
          <w:spacing w:val="0"/>
        </w:rPr>
      </w:pPr>
      <w:r w:rsidRPr="005960A6">
        <w:rPr>
          <w:rFonts w:eastAsia="Times New Roman"/>
          <w:b/>
          <w:bCs/>
          <w:color w:val="000000"/>
          <w:spacing w:val="0"/>
        </w:rPr>
        <w:t>Định vị và Đối chiếu:</w:t>
      </w:r>
    </w:p>
    <w:p w:rsidR="005960A6" w:rsidRPr="005960A6" w:rsidRDefault="005960A6" w:rsidP="005960A6">
      <w:pPr>
        <w:numPr>
          <w:ilvl w:val="2"/>
          <w:numId w:val="31"/>
        </w:numPr>
        <w:contextualSpacing/>
        <w:rPr>
          <w:rFonts w:eastAsia="Times New Roman"/>
          <w:color w:val="000000"/>
          <w:spacing w:val="0"/>
        </w:rPr>
      </w:pPr>
      <w:r w:rsidRPr="005960A6">
        <w:rPr>
          <w:rFonts w:eastAsia="Times New Roman"/>
          <w:color w:val="000000"/>
          <w:spacing w:val="0"/>
        </w:rPr>
        <w:t>Tại </w:t>
      </w:r>
      <w:r w:rsidRPr="005960A6">
        <w:rPr>
          <w:rFonts w:eastAsia="Times New Roman"/>
          <w:b/>
          <w:bCs/>
          <w:color w:val="000000"/>
          <w:spacing w:val="0"/>
        </w:rPr>
        <w:t>Đoạn H</w:t>
      </w:r>
      <w:r w:rsidRPr="005960A6">
        <w:rPr>
          <w:rFonts w:eastAsia="Times New Roman"/>
          <w:color w:val="000000"/>
          <w:spacing w:val="0"/>
        </w:rPr>
        <w:t>, tác giả kết luận: "...our brains are designed to crave but </w:t>
      </w:r>
      <w:r w:rsidRPr="005960A6">
        <w:rPr>
          <w:rFonts w:eastAsia="Times New Roman"/>
          <w:b/>
          <w:bCs/>
          <w:color w:val="000000"/>
          <w:spacing w:val="0"/>
        </w:rPr>
        <w:t>never really achieve lasting happiness</w:t>
      </w:r>
      <w:r w:rsidRPr="005960A6">
        <w:rPr>
          <w:rFonts w:eastAsia="Times New Roman"/>
          <w:color w:val="000000"/>
          <w:spacing w:val="0"/>
        </w:rPr>
        <w:t>."</w:t>
      </w:r>
    </w:p>
    <w:p w:rsidR="005960A6" w:rsidRPr="005960A6" w:rsidRDefault="005960A6" w:rsidP="005960A6">
      <w:pPr>
        <w:numPr>
          <w:ilvl w:val="2"/>
          <w:numId w:val="31"/>
        </w:numPr>
        <w:contextualSpacing/>
        <w:rPr>
          <w:rFonts w:eastAsia="Times New Roman"/>
          <w:color w:val="000000"/>
          <w:spacing w:val="0"/>
        </w:rPr>
      </w:pPr>
      <w:r w:rsidRPr="005960A6">
        <w:rPr>
          <w:rFonts w:eastAsia="Times New Roman"/>
          <w:color w:val="000000"/>
          <w:spacing w:val="0"/>
        </w:rPr>
        <w:t>"Never really achieve lasting happiness" đồng nghĩa với việc cơ chế não bộ "does not assist us to achieve durable happiness" (không hỗ trợ đạt được hạnh phúc bền vững).</w:t>
      </w:r>
    </w:p>
    <w:p w:rsidR="004A4E9F" w:rsidRPr="005960A6" w:rsidRDefault="005960A6" w:rsidP="005960A6">
      <w:pPr>
        <w:numPr>
          <w:ilvl w:val="1"/>
          <w:numId w:val="31"/>
        </w:numPr>
        <w:contextualSpacing/>
        <w:rPr>
          <w:rFonts w:eastAsia="Times New Roman"/>
          <w:color w:val="000000"/>
          <w:spacing w:val="0"/>
        </w:rPr>
      </w:pPr>
      <w:r w:rsidRPr="005960A6">
        <w:rPr>
          <w:rFonts w:eastAsia="Times New Roman"/>
          <w:b/>
          <w:bCs/>
          <w:color w:val="000000"/>
          <w:spacing w:val="0"/>
        </w:rPr>
        <w:t>Đáp án:</w:t>
      </w:r>
      <w:r w:rsidRPr="005960A6">
        <w:rPr>
          <w:rFonts w:eastAsia="Times New Roman"/>
          <w:color w:val="000000"/>
          <w:spacing w:val="0"/>
        </w:rPr>
        <w:t> D</w:t>
      </w:r>
    </w:p>
    <w:p w:rsidR="00EC1F9B" w:rsidRDefault="00EC1F9B"/>
    <w:sectPr w:rsidR="00EC1F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BE3"/>
    <w:multiLevelType w:val="multilevel"/>
    <w:tmpl w:val="B78A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15D9C"/>
    <w:multiLevelType w:val="multilevel"/>
    <w:tmpl w:val="F88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946B2"/>
    <w:multiLevelType w:val="multilevel"/>
    <w:tmpl w:val="D1202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C68C8"/>
    <w:multiLevelType w:val="multilevel"/>
    <w:tmpl w:val="FD1EE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D0C3C"/>
    <w:multiLevelType w:val="multilevel"/>
    <w:tmpl w:val="219C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920CC"/>
    <w:multiLevelType w:val="multilevel"/>
    <w:tmpl w:val="C1A0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63986"/>
    <w:multiLevelType w:val="multilevel"/>
    <w:tmpl w:val="0CF2F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E0CE8"/>
    <w:multiLevelType w:val="multilevel"/>
    <w:tmpl w:val="A2B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149E1"/>
    <w:multiLevelType w:val="multilevel"/>
    <w:tmpl w:val="DE36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A3226B"/>
    <w:multiLevelType w:val="multilevel"/>
    <w:tmpl w:val="38E2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665B9"/>
    <w:multiLevelType w:val="multilevel"/>
    <w:tmpl w:val="7F3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32252"/>
    <w:multiLevelType w:val="multilevel"/>
    <w:tmpl w:val="CE8C4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D1833"/>
    <w:multiLevelType w:val="multilevel"/>
    <w:tmpl w:val="38E4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61C29"/>
    <w:multiLevelType w:val="multilevel"/>
    <w:tmpl w:val="FF48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3328F"/>
    <w:multiLevelType w:val="multilevel"/>
    <w:tmpl w:val="8E0C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F3635"/>
    <w:multiLevelType w:val="multilevel"/>
    <w:tmpl w:val="B9F8D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862B1B"/>
    <w:multiLevelType w:val="multilevel"/>
    <w:tmpl w:val="B292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A7A87"/>
    <w:multiLevelType w:val="multilevel"/>
    <w:tmpl w:val="BE208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07E68"/>
    <w:multiLevelType w:val="multilevel"/>
    <w:tmpl w:val="3FC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150E7"/>
    <w:multiLevelType w:val="multilevel"/>
    <w:tmpl w:val="E56CF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E77EE"/>
    <w:multiLevelType w:val="multilevel"/>
    <w:tmpl w:val="7178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4D75E9"/>
    <w:multiLevelType w:val="multilevel"/>
    <w:tmpl w:val="646C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02F3C"/>
    <w:multiLevelType w:val="multilevel"/>
    <w:tmpl w:val="88FA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C1A72"/>
    <w:multiLevelType w:val="multilevel"/>
    <w:tmpl w:val="864A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D70C0"/>
    <w:multiLevelType w:val="multilevel"/>
    <w:tmpl w:val="AC5A8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53C43"/>
    <w:multiLevelType w:val="multilevel"/>
    <w:tmpl w:val="0CE4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E6734"/>
    <w:multiLevelType w:val="multilevel"/>
    <w:tmpl w:val="F576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57209"/>
    <w:multiLevelType w:val="multilevel"/>
    <w:tmpl w:val="15CC8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807BAC"/>
    <w:multiLevelType w:val="multilevel"/>
    <w:tmpl w:val="773A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6048A8"/>
    <w:multiLevelType w:val="multilevel"/>
    <w:tmpl w:val="3E8A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126F2"/>
    <w:multiLevelType w:val="multilevel"/>
    <w:tmpl w:val="B32C5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7B452B"/>
    <w:multiLevelType w:val="multilevel"/>
    <w:tmpl w:val="72B86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C66D84"/>
    <w:multiLevelType w:val="multilevel"/>
    <w:tmpl w:val="45E61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5D01C2"/>
    <w:multiLevelType w:val="multilevel"/>
    <w:tmpl w:val="4CF4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697CDA"/>
    <w:multiLevelType w:val="multilevel"/>
    <w:tmpl w:val="13A4C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CC020A"/>
    <w:multiLevelType w:val="multilevel"/>
    <w:tmpl w:val="C65E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9741BD"/>
    <w:multiLevelType w:val="multilevel"/>
    <w:tmpl w:val="71B22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DF493C"/>
    <w:multiLevelType w:val="multilevel"/>
    <w:tmpl w:val="A5CCF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720564"/>
    <w:multiLevelType w:val="multilevel"/>
    <w:tmpl w:val="1EC6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A221A2"/>
    <w:multiLevelType w:val="multilevel"/>
    <w:tmpl w:val="FB8A9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CB0F6F"/>
    <w:multiLevelType w:val="multilevel"/>
    <w:tmpl w:val="7B805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3011C8"/>
    <w:multiLevelType w:val="multilevel"/>
    <w:tmpl w:val="A16A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DB24A6"/>
    <w:multiLevelType w:val="multilevel"/>
    <w:tmpl w:val="77C42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3B38C3"/>
    <w:multiLevelType w:val="multilevel"/>
    <w:tmpl w:val="A57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4E38C5"/>
    <w:multiLevelType w:val="multilevel"/>
    <w:tmpl w:val="44C0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5B2261"/>
    <w:multiLevelType w:val="multilevel"/>
    <w:tmpl w:val="168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B21887"/>
    <w:multiLevelType w:val="multilevel"/>
    <w:tmpl w:val="579A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9A7BE3"/>
    <w:multiLevelType w:val="multilevel"/>
    <w:tmpl w:val="2770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0F6483"/>
    <w:multiLevelType w:val="multilevel"/>
    <w:tmpl w:val="84FAE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1D65DB"/>
    <w:multiLevelType w:val="multilevel"/>
    <w:tmpl w:val="9780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637AFE"/>
    <w:multiLevelType w:val="multilevel"/>
    <w:tmpl w:val="073022A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4C76AC"/>
    <w:multiLevelType w:val="multilevel"/>
    <w:tmpl w:val="FD7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A66202"/>
    <w:multiLevelType w:val="multilevel"/>
    <w:tmpl w:val="583E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D23E3E"/>
    <w:multiLevelType w:val="multilevel"/>
    <w:tmpl w:val="304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641728">
    <w:abstractNumId w:val="19"/>
  </w:num>
  <w:num w:numId="2" w16cid:durableId="599221704">
    <w:abstractNumId w:val="13"/>
  </w:num>
  <w:num w:numId="3" w16cid:durableId="247348123">
    <w:abstractNumId w:val="3"/>
  </w:num>
  <w:num w:numId="4" w16cid:durableId="421148579">
    <w:abstractNumId w:val="40"/>
  </w:num>
  <w:num w:numId="5" w16cid:durableId="1080638510">
    <w:abstractNumId w:val="50"/>
  </w:num>
  <w:num w:numId="6" w16cid:durableId="180631227">
    <w:abstractNumId w:val="27"/>
  </w:num>
  <w:num w:numId="7" w16cid:durableId="635528502">
    <w:abstractNumId w:val="39"/>
  </w:num>
  <w:num w:numId="8" w16cid:durableId="489101563">
    <w:abstractNumId w:val="8"/>
  </w:num>
  <w:num w:numId="9" w16cid:durableId="577449485">
    <w:abstractNumId w:val="6"/>
  </w:num>
  <w:num w:numId="10" w16cid:durableId="1584529773">
    <w:abstractNumId w:val="48"/>
  </w:num>
  <w:num w:numId="11" w16cid:durableId="557711449">
    <w:abstractNumId w:val="9"/>
  </w:num>
  <w:num w:numId="12" w16cid:durableId="113646113">
    <w:abstractNumId w:val="2"/>
  </w:num>
  <w:num w:numId="13" w16cid:durableId="691077624">
    <w:abstractNumId w:val="1"/>
  </w:num>
  <w:num w:numId="14" w16cid:durableId="1043752927">
    <w:abstractNumId w:val="25"/>
  </w:num>
  <w:num w:numId="15" w16cid:durableId="1152136989">
    <w:abstractNumId w:val="41"/>
  </w:num>
  <w:num w:numId="16" w16cid:durableId="1956712617">
    <w:abstractNumId w:val="21"/>
  </w:num>
  <w:num w:numId="17" w16cid:durableId="1576011619">
    <w:abstractNumId w:val="22"/>
  </w:num>
  <w:num w:numId="18" w16cid:durableId="756442691">
    <w:abstractNumId w:val="34"/>
  </w:num>
  <w:num w:numId="19" w16cid:durableId="85467103">
    <w:abstractNumId w:val="29"/>
  </w:num>
  <w:num w:numId="20" w16cid:durableId="1498423379">
    <w:abstractNumId w:val="38"/>
  </w:num>
  <w:num w:numId="21" w16cid:durableId="1679306598">
    <w:abstractNumId w:val="37"/>
  </w:num>
  <w:num w:numId="22" w16cid:durableId="581917008">
    <w:abstractNumId w:val="12"/>
  </w:num>
  <w:num w:numId="23" w16cid:durableId="681933728">
    <w:abstractNumId w:val="11"/>
  </w:num>
  <w:num w:numId="24" w16cid:durableId="267781308">
    <w:abstractNumId w:val="45"/>
  </w:num>
  <w:num w:numId="25" w16cid:durableId="1825849211">
    <w:abstractNumId w:val="31"/>
  </w:num>
  <w:num w:numId="26" w16cid:durableId="1569150916">
    <w:abstractNumId w:val="53"/>
  </w:num>
  <w:num w:numId="27" w16cid:durableId="1748578336">
    <w:abstractNumId w:val="24"/>
  </w:num>
  <w:num w:numId="28" w16cid:durableId="1852065086">
    <w:abstractNumId w:val="43"/>
  </w:num>
  <w:num w:numId="29" w16cid:durableId="1671520695">
    <w:abstractNumId w:val="15"/>
  </w:num>
  <w:num w:numId="30" w16cid:durableId="655382805">
    <w:abstractNumId w:val="0"/>
  </w:num>
  <w:num w:numId="31" w16cid:durableId="1137144821">
    <w:abstractNumId w:val="30"/>
  </w:num>
  <w:num w:numId="32" w16cid:durableId="524096222">
    <w:abstractNumId w:val="36"/>
  </w:num>
  <w:num w:numId="33" w16cid:durableId="745496611">
    <w:abstractNumId w:val="4"/>
  </w:num>
  <w:num w:numId="34" w16cid:durableId="1589119039">
    <w:abstractNumId w:val="44"/>
  </w:num>
  <w:num w:numId="35" w16cid:durableId="1801847992">
    <w:abstractNumId w:val="5"/>
  </w:num>
  <w:num w:numId="36" w16cid:durableId="1889611919">
    <w:abstractNumId w:val="28"/>
  </w:num>
  <w:num w:numId="37" w16cid:durableId="1825731774">
    <w:abstractNumId w:val="20"/>
  </w:num>
  <w:num w:numId="38" w16cid:durableId="1025912352">
    <w:abstractNumId w:val="42"/>
  </w:num>
  <w:num w:numId="39" w16cid:durableId="667564189">
    <w:abstractNumId w:val="23"/>
  </w:num>
  <w:num w:numId="40" w16cid:durableId="93139524">
    <w:abstractNumId w:val="17"/>
  </w:num>
  <w:num w:numId="41" w16cid:durableId="1181775308">
    <w:abstractNumId w:val="14"/>
  </w:num>
  <w:num w:numId="42" w16cid:durableId="1873763706">
    <w:abstractNumId w:val="47"/>
  </w:num>
  <w:num w:numId="43" w16cid:durableId="31345498">
    <w:abstractNumId w:val="32"/>
  </w:num>
  <w:num w:numId="44" w16cid:durableId="498160671">
    <w:abstractNumId w:val="49"/>
  </w:num>
  <w:num w:numId="45" w16cid:durableId="1787312882">
    <w:abstractNumId w:val="51"/>
  </w:num>
  <w:num w:numId="46" w16cid:durableId="1261645734">
    <w:abstractNumId w:val="7"/>
  </w:num>
  <w:num w:numId="47" w16cid:durableId="1390181194">
    <w:abstractNumId w:val="16"/>
  </w:num>
  <w:num w:numId="48" w16cid:durableId="1446264599">
    <w:abstractNumId w:val="18"/>
  </w:num>
  <w:num w:numId="49" w16cid:durableId="1707825206">
    <w:abstractNumId w:val="10"/>
  </w:num>
  <w:num w:numId="50" w16cid:durableId="636956517">
    <w:abstractNumId w:val="35"/>
  </w:num>
  <w:num w:numId="51" w16cid:durableId="160856819">
    <w:abstractNumId w:val="46"/>
  </w:num>
  <w:num w:numId="52" w16cid:durableId="299532172">
    <w:abstractNumId w:val="33"/>
  </w:num>
  <w:num w:numId="53" w16cid:durableId="1488932766">
    <w:abstractNumId w:val="52"/>
  </w:num>
  <w:num w:numId="54" w16cid:durableId="158453428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E9F"/>
    <w:rsid w:val="002C37C0"/>
    <w:rsid w:val="00312BFE"/>
    <w:rsid w:val="003224C6"/>
    <w:rsid w:val="00494E2F"/>
    <w:rsid w:val="004A4E9F"/>
    <w:rsid w:val="005960A6"/>
    <w:rsid w:val="00665349"/>
    <w:rsid w:val="006D4DB4"/>
    <w:rsid w:val="00741AC1"/>
    <w:rsid w:val="007C7130"/>
    <w:rsid w:val="007D6779"/>
    <w:rsid w:val="00B112E4"/>
    <w:rsid w:val="00B53BEE"/>
    <w:rsid w:val="00C05AE8"/>
    <w:rsid w:val="00C348BA"/>
    <w:rsid w:val="00C56090"/>
    <w:rsid w:val="00EC1F9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E23C1"/>
  <w15:chartTrackingRefBased/>
  <w15:docId w15:val="{404326E5-9628-C84B-8E84-A4CF9601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81C36"/>
        <w:spacing w:val="3"/>
        <w:sz w:val="24"/>
        <w:szCs w:val="24"/>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E9F"/>
  </w:style>
  <w:style w:type="paragraph" w:styleId="Heading1">
    <w:name w:val="heading 1"/>
    <w:basedOn w:val="Normal"/>
    <w:next w:val="Normal"/>
    <w:link w:val="Heading1Char"/>
    <w:uiPriority w:val="9"/>
    <w:qFormat/>
    <w:rsid w:val="004A4E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4E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4E9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A4E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4E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A4E9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4E9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4E9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4E9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E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4E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4E9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4A4E9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A4E9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A4E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4E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4E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4E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4E9F"/>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A4E9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A4E9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E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4E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4E9F"/>
    <w:rPr>
      <w:i/>
      <w:iCs/>
      <w:color w:val="404040" w:themeColor="text1" w:themeTint="BF"/>
    </w:rPr>
  </w:style>
  <w:style w:type="paragraph" w:styleId="ListParagraph">
    <w:name w:val="List Paragraph"/>
    <w:basedOn w:val="Normal"/>
    <w:uiPriority w:val="34"/>
    <w:qFormat/>
    <w:rsid w:val="004A4E9F"/>
    <w:pPr>
      <w:ind w:left="720"/>
      <w:contextualSpacing/>
    </w:pPr>
  </w:style>
  <w:style w:type="character" w:styleId="IntenseEmphasis">
    <w:name w:val="Intense Emphasis"/>
    <w:basedOn w:val="DefaultParagraphFont"/>
    <w:uiPriority w:val="21"/>
    <w:qFormat/>
    <w:rsid w:val="004A4E9F"/>
    <w:rPr>
      <w:i/>
      <w:iCs/>
      <w:color w:val="2F5496" w:themeColor="accent1" w:themeShade="BF"/>
    </w:rPr>
  </w:style>
  <w:style w:type="paragraph" w:styleId="IntenseQuote">
    <w:name w:val="Intense Quote"/>
    <w:basedOn w:val="Normal"/>
    <w:next w:val="Normal"/>
    <w:link w:val="IntenseQuoteChar"/>
    <w:uiPriority w:val="30"/>
    <w:qFormat/>
    <w:rsid w:val="004A4E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E9F"/>
    <w:rPr>
      <w:i/>
      <w:iCs/>
      <w:color w:val="2F5496" w:themeColor="accent1" w:themeShade="BF"/>
    </w:rPr>
  </w:style>
  <w:style w:type="character" w:styleId="IntenseReference">
    <w:name w:val="Intense Reference"/>
    <w:basedOn w:val="DefaultParagraphFont"/>
    <w:uiPriority w:val="32"/>
    <w:qFormat/>
    <w:rsid w:val="004A4E9F"/>
    <w:rPr>
      <w:b/>
      <w:bCs/>
      <w:smallCaps/>
      <w:color w:val="2F5496" w:themeColor="accent1" w:themeShade="BF"/>
      <w:spacing w:val="5"/>
    </w:rPr>
  </w:style>
  <w:style w:type="paragraph" w:styleId="NormalWeb">
    <w:name w:val="Normal (Web)"/>
    <w:basedOn w:val="Normal"/>
    <w:uiPriority w:val="99"/>
    <w:unhideWhenUsed/>
    <w:rsid w:val="004A4E9F"/>
    <w:pPr>
      <w:spacing w:before="100" w:beforeAutospacing="1" w:after="100" w:afterAutospacing="1" w:line="240" w:lineRule="auto"/>
      <w:jc w:val="left"/>
    </w:pPr>
    <w:rPr>
      <w:rFonts w:eastAsia="Times New Roman"/>
      <w:color w:val="auto"/>
      <w:spacing w:val="0"/>
    </w:rPr>
  </w:style>
  <w:style w:type="character" w:customStyle="1" w:styleId="apple-converted-space">
    <w:name w:val="apple-converted-space"/>
    <w:basedOn w:val="DefaultParagraphFont"/>
    <w:rsid w:val="004A4E9F"/>
  </w:style>
  <w:style w:type="character" w:customStyle="1" w:styleId="mrel">
    <w:name w:val="mrel"/>
    <w:basedOn w:val="DefaultParagraphFont"/>
    <w:rsid w:val="004A4E9F"/>
  </w:style>
  <w:style w:type="character" w:styleId="Strong">
    <w:name w:val="Strong"/>
    <w:basedOn w:val="DefaultParagraphFont"/>
    <w:uiPriority w:val="22"/>
    <w:qFormat/>
    <w:rsid w:val="005960A6"/>
    <w:rPr>
      <w:b/>
      <w:bCs/>
    </w:rPr>
  </w:style>
  <w:style w:type="character" w:styleId="Emphasis">
    <w:name w:val="Emphasis"/>
    <w:basedOn w:val="DefaultParagraphFont"/>
    <w:uiPriority w:val="20"/>
    <w:qFormat/>
    <w:rsid w:val="005960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3579">
      <w:bodyDiv w:val="1"/>
      <w:marLeft w:val="0"/>
      <w:marRight w:val="0"/>
      <w:marTop w:val="0"/>
      <w:marBottom w:val="0"/>
      <w:divBdr>
        <w:top w:val="none" w:sz="0" w:space="0" w:color="auto"/>
        <w:left w:val="none" w:sz="0" w:space="0" w:color="auto"/>
        <w:bottom w:val="none" w:sz="0" w:space="0" w:color="auto"/>
        <w:right w:val="none" w:sz="0" w:space="0" w:color="auto"/>
      </w:divBdr>
      <w:divsChild>
        <w:div w:id="1960336586">
          <w:marLeft w:val="0"/>
          <w:marRight w:val="0"/>
          <w:marTop w:val="0"/>
          <w:marBottom w:val="0"/>
          <w:divBdr>
            <w:top w:val="none" w:sz="0" w:space="0" w:color="auto"/>
            <w:left w:val="none" w:sz="0" w:space="0" w:color="auto"/>
            <w:bottom w:val="none" w:sz="0" w:space="0" w:color="auto"/>
            <w:right w:val="none" w:sz="0" w:space="0" w:color="auto"/>
          </w:divBdr>
        </w:div>
      </w:divsChild>
    </w:div>
    <w:div w:id="334766109">
      <w:bodyDiv w:val="1"/>
      <w:marLeft w:val="0"/>
      <w:marRight w:val="0"/>
      <w:marTop w:val="0"/>
      <w:marBottom w:val="0"/>
      <w:divBdr>
        <w:top w:val="none" w:sz="0" w:space="0" w:color="auto"/>
        <w:left w:val="none" w:sz="0" w:space="0" w:color="auto"/>
        <w:bottom w:val="none" w:sz="0" w:space="0" w:color="auto"/>
        <w:right w:val="none" w:sz="0" w:space="0" w:color="auto"/>
      </w:divBdr>
    </w:div>
    <w:div w:id="374502484">
      <w:bodyDiv w:val="1"/>
      <w:marLeft w:val="0"/>
      <w:marRight w:val="0"/>
      <w:marTop w:val="0"/>
      <w:marBottom w:val="0"/>
      <w:divBdr>
        <w:top w:val="none" w:sz="0" w:space="0" w:color="auto"/>
        <w:left w:val="none" w:sz="0" w:space="0" w:color="auto"/>
        <w:bottom w:val="none" w:sz="0" w:space="0" w:color="auto"/>
        <w:right w:val="none" w:sz="0" w:space="0" w:color="auto"/>
      </w:divBdr>
    </w:div>
    <w:div w:id="945312771">
      <w:bodyDiv w:val="1"/>
      <w:marLeft w:val="0"/>
      <w:marRight w:val="0"/>
      <w:marTop w:val="0"/>
      <w:marBottom w:val="0"/>
      <w:divBdr>
        <w:top w:val="none" w:sz="0" w:space="0" w:color="auto"/>
        <w:left w:val="none" w:sz="0" w:space="0" w:color="auto"/>
        <w:bottom w:val="none" w:sz="0" w:space="0" w:color="auto"/>
        <w:right w:val="none" w:sz="0" w:space="0" w:color="auto"/>
      </w:divBdr>
      <w:divsChild>
        <w:div w:id="1301812203">
          <w:marLeft w:val="0"/>
          <w:marRight w:val="0"/>
          <w:marTop w:val="0"/>
          <w:marBottom w:val="0"/>
          <w:divBdr>
            <w:top w:val="none" w:sz="0" w:space="0" w:color="auto"/>
            <w:left w:val="none" w:sz="0" w:space="0" w:color="auto"/>
            <w:bottom w:val="none" w:sz="0" w:space="0" w:color="auto"/>
            <w:right w:val="none" w:sz="0" w:space="0" w:color="auto"/>
          </w:divBdr>
          <w:divsChild>
            <w:div w:id="1371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4851">
      <w:bodyDiv w:val="1"/>
      <w:marLeft w:val="0"/>
      <w:marRight w:val="0"/>
      <w:marTop w:val="0"/>
      <w:marBottom w:val="0"/>
      <w:divBdr>
        <w:top w:val="none" w:sz="0" w:space="0" w:color="auto"/>
        <w:left w:val="none" w:sz="0" w:space="0" w:color="auto"/>
        <w:bottom w:val="none" w:sz="0" w:space="0" w:color="auto"/>
        <w:right w:val="none" w:sz="0" w:space="0" w:color="auto"/>
      </w:divBdr>
    </w:div>
    <w:div w:id="1206527345">
      <w:bodyDiv w:val="1"/>
      <w:marLeft w:val="0"/>
      <w:marRight w:val="0"/>
      <w:marTop w:val="0"/>
      <w:marBottom w:val="0"/>
      <w:divBdr>
        <w:top w:val="none" w:sz="0" w:space="0" w:color="auto"/>
        <w:left w:val="none" w:sz="0" w:space="0" w:color="auto"/>
        <w:bottom w:val="none" w:sz="0" w:space="0" w:color="auto"/>
        <w:right w:val="none" w:sz="0" w:space="0" w:color="auto"/>
      </w:divBdr>
      <w:divsChild>
        <w:div w:id="745686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6884</Words>
  <Characters>39243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Anh Thư</dc:creator>
  <cp:keywords/>
  <dc:description/>
  <cp:lastModifiedBy>Nguyễn Hoàng Anh Thư</cp:lastModifiedBy>
  <cp:revision>4</cp:revision>
  <dcterms:created xsi:type="dcterms:W3CDTF">2026-01-09T13:06:00Z</dcterms:created>
  <dcterms:modified xsi:type="dcterms:W3CDTF">2026-01-09T13:25:00Z</dcterms:modified>
</cp:coreProperties>
</file>